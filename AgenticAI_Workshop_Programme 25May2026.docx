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5130" w14:textId="4964051A" w:rsidR="002E648C" w:rsidRDefault="002E648C" w:rsidP="3CD5843A">
      <w:pPr>
        <w:spacing w:after="0"/>
        <w:jc w:val="center"/>
        <w:rPr>
          <w:rFonts w:cs="Calibri"/>
          <w:b/>
          <w:bCs/>
          <w:sz w:val="32"/>
          <w:szCs w:val="32"/>
        </w:rPr>
      </w:pPr>
    </w:p>
    <w:p w14:paraId="0D193181" w14:textId="77777777" w:rsidR="00C07DCD" w:rsidRPr="00D8713C" w:rsidRDefault="00C07DCD" w:rsidP="002E648C">
      <w:pPr>
        <w:spacing w:after="0"/>
        <w:jc w:val="center"/>
        <w:rPr>
          <w:rFonts w:ascii="Calibri" w:hAnsi="Calibri" w:cs="Calibri"/>
          <w:b/>
          <w:bCs/>
          <w:color w:val="000000" w:themeColor="text1"/>
          <w:sz w:val="40"/>
          <w:szCs w:val="40"/>
        </w:rPr>
      </w:pPr>
      <w:r w:rsidRPr="00D8713C">
        <w:rPr>
          <w:rFonts w:ascii="Calibri" w:hAnsi="Calibri" w:cs="Calibri"/>
          <w:b/>
          <w:bCs/>
          <w:color w:val="000000" w:themeColor="text1"/>
          <w:sz w:val="40"/>
          <w:szCs w:val="40"/>
        </w:rPr>
        <w:t>The Autonomous Scientist</w:t>
      </w:r>
    </w:p>
    <w:p w14:paraId="3DA49FF9" w14:textId="77777777" w:rsidR="004B6B63" w:rsidRPr="00D8713C" w:rsidRDefault="00C07DCD" w:rsidP="002E648C">
      <w:pPr>
        <w:spacing w:after="0"/>
        <w:jc w:val="center"/>
        <w:rPr>
          <w:rFonts w:ascii="Calibri" w:hAnsi="Calibri" w:cs="Calibri"/>
          <w:i/>
          <w:iCs/>
          <w:color w:val="000000" w:themeColor="text1"/>
          <w:sz w:val="22"/>
          <w:szCs w:val="22"/>
        </w:rPr>
      </w:pPr>
      <w:r w:rsidRPr="00D8713C">
        <w:rPr>
          <w:rFonts w:ascii="Calibri" w:hAnsi="Calibri" w:cs="Calibri"/>
          <w:i/>
          <w:iCs/>
          <w:color w:val="000000" w:themeColor="text1"/>
          <w:sz w:val="22"/>
          <w:szCs w:val="22"/>
        </w:rPr>
        <w:t xml:space="preserve">Multiplying Physics-Based R&amp;D through Agentic Orchestration in </w:t>
      </w:r>
    </w:p>
    <w:p w14:paraId="2776E110" w14:textId="3685CA9A" w:rsidR="00C07DCD" w:rsidRPr="00D8713C" w:rsidRDefault="6B9424C3" w:rsidP="002E648C">
      <w:pPr>
        <w:spacing w:after="0"/>
        <w:jc w:val="center"/>
        <w:rPr>
          <w:rFonts w:ascii="Calibri" w:hAnsi="Calibri" w:cs="Calibri"/>
          <w:i/>
          <w:iCs/>
          <w:color w:val="000000" w:themeColor="text1"/>
          <w:sz w:val="22"/>
          <w:szCs w:val="22"/>
        </w:rPr>
      </w:pPr>
      <w:r w:rsidRPr="6B9424C3">
        <w:rPr>
          <w:rFonts w:ascii="Calibri" w:hAnsi="Calibri" w:cs="Calibri"/>
          <w:i/>
          <w:iCs/>
          <w:color w:val="000000" w:themeColor="text1"/>
          <w:sz w:val="22"/>
          <w:szCs w:val="22"/>
        </w:rPr>
        <w:t xml:space="preserve">Advanced </w:t>
      </w:r>
      <w:r w:rsidR="00C07DCD" w:rsidRPr="00D8713C">
        <w:rPr>
          <w:rFonts w:ascii="Calibri" w:hAnsi="Calibri" w:cs="Calibri"/>
          <w:i/>
          <w:iCs/>
          <w:color w:val="000000" w:themeColor="text1"/>
          <w:sz w:val="22"/>
          <w:szCs w:val="22"/>
        </w:rPr>
        <w:t xml:space="preserve">Manufacturing, </w:t>
      </w:r>
      <w:r w:rsidRPr="6B9424C3">
        <w:rPr>
          <w:rFonts w:ascii="Calibri" w:hAnsi="Calibri" w:cs="Calibri"/>
          <w:i/>
          <w:iCs/>
          <w:color w:val="000000" w:themeColor="text1"/>
          <w:sz w:val="22"/>
          <w:szCs w:val="22"/>
        </w:rPr>
        <w:t>SEMICON</w:t>
      </w:r>
      <w:r w:rsidR="00C07DCD" w:rsidRPr="00D8713C">
        <w:rPr>
          <w:rFonts w:ascii="Calibri" w:hAnsi="Calibri" w:cs="Calibri"/>
          <w:i/>
          <w:iCs/>
          <w:color w:val="000000" w:themeColor="text1"/>
          <w:sz w:val="22"/>
          <w:szCs w:val="22"/>
        </w:rPr>
        <w:t>, and Sustainability.</w:t>
      </w:r>
    </w:p>
    <w:p w14:paraId="2000D9E4" w14:textId="1A8CD292" w:rsidR="002E648C" w:rsidRPr="00D8713C" w:rsidRDefault="002E648C" w:rsidP="002E648C">
      <w:pPr>
        <w:spacing w:after="0"/>
        <w:jc w:val="center"/>
        <w:rPr>
          <w:rFonts w:ascii="Calibri" w:hAnsi="Calibri" w:cs="Calibri"/>
          <w:color w:val="000000" w:themeColor="text1"/>
          <w:sz w:val="22"/>
          <w:szCs w:val="22"/>
        </w:rPr>
      </w:pPr>
      <w:r w:rsidRPr="00D8713C">
        <w:rPr>
          <w:rFonts w:ascii="Calibri" w:hAnsi="Calibri" w:cs="Calibri"/>
          <w:color w:val="000000" w:themeColor="text1"/>
          <w:sz w:val="22"/>
          <w:szCs w:val="22"/>
        </w:rPr>
        <w:t>25 May 2026 (Monday), 1:00 PM – 6:00 PM, MPH I &amp; II</w:t>
      </w:r>
    </w:p>
    <w:p w14:paraId="3CA7D83F" w14:textId="77777777" w:rsidR="004B6B63" w:rsidRPr="00D8713C" w:rsidRDefault="004B6B63" w:rsidP="002E648C">
      <w:pPr>
        <w:spacing w:after="0"/>
        <w:jc w:val="center"/>
        <w:rPr>
          <w:rFonts w:ascii="Calibri" w:hAnsi="Calibri" w:cs="Calibri"/>
          <w:color w:val="000000" w:themeColor="text1"/>
          <w:sz w:val="22"/>
          <w:szCs w:val="22"/>
        </w:rPr>
      </w:pPr>
    </w:p>
    <w:p w14:paraId="23933EFE" w14:textId="77777777" w:rsidR="004B6B63" w:rsidRPr="00D8713C" w:rsidRDefault="004B6B63" w:rsidP="004B6B63">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highlight w:val="yellow"/>
          <w:lang w:val="en-US"/>
        </w:rPr>
        <w:t>01:00 PM – 01:10 PM | Opening Remarks: The 2026 Mandate</w:t>
      </w:r>
    </w:p>
    <w:p w14:paraId="62E44B8C" w14:textId="387BA78E" w:rsidR="004B6B63" w:rsidRPr="00D8713C" w:rsidRDefault="004B6B63" w:rsidP="004B6B63">
      <w:pPr>
        <w:numPr>
          <w:ilvl w:val="0"/>
          <w:numId w:val="20"/>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Speaker:</w:t>
      </w:r>
      <w:r w:rsidRPr="00D8713C">
        <w:rPr>
          <w:rFonts w:ascii="Calibri" w:hAnsi="Calibri" w:cs="Calibri"/>
          <w:color w:val="000000" w:themeColor="text1"/>
          <w:sz w:val="22"/>
          <w:szCs w:val="22"/>
          <w:lang w:val="en-US"/>
        </w:rPr>
        <w:t xml:space="preserve"> ED</w:t>
      </w:r>
    </w:p>
    <w:p w14:paraId="6B331951" w14:textId="2E5F81C9" w:rsidR="004B6B63" w:rsidRPr="00D8713C" w:rsidRDefault="004B6B63" w:rsidP="004B6B63">
      <w:pPr>
        <w:numPr>
          <w:ilvl w:val="0"/>
          <w:numId w:val="20"/>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The Message:</w:t>
      </w:r>
      <w:r w:rsidRPr="00D8713C">
        <w:rPr>
          <w:rFonts w:ascii="Calibri" w:hAnsi="Calibri" w:cs="Calibri"/>
          <w:color w:val="000000" w:themeColor="text1"/>
          <w:sz w:val="22"/>
          <w:szCs w:val="22"/>
          <w:lang w:val="en-US"/>
        </w:rPr>
        <w:t xml:space="preserve"> We are at a crossroads where manual simulation setup is the bottleneck of innovation. ED sets the stage: we aren't just here to talk about "AI," but to operationalize </w:t>
      </w:r>
      <w:r w:rsidRPr="00D8713C">
        <w:rPr>
          <w:rFonts w:ascii="Calibri" w:hAnsi="Calibri" w:cs="Calibri"/>
          <w:b/>
          <w:bCs/>
          <w:color w:val="000000" w:themeColor="text1"/>
          <w:sz w:val="22"/>
          <w:szCs w:val="22"/>
          <w:lang w:val="en-US"/>
        </w:rPr>
        <w:t>Agents</w:t>
      </w:r>
      <w:r w:rsidRPr="00D8713C">
        <w:rPr>
          <w:rFonts w:ascii="Calibri" w:hAnsi="Calibri" w:cs="Calibri"/>
          <w:color w:val="000000" w:themeColor="text1"/>
          <w:sz w:val="22"/>
          <w:szCs w:val="22"/>
          <w:lang w:val="en-US"/>
        </w:rPr>
        <w:t xml:space="preserve"> that act as force multipliers for our physical sciences directorate.</w:t>
      </w:r>
    </w:p>
    <w:p w14:paraId="33A83A58" w14:textId="77777777" w:rsidR="004B6B63" w:rsidRPr="00D8713C" w:rsidRDefault="004B6B63" w:rsidP="004B6B63">
      <w:pPr>
        <w:spacing w:after="0"/>
        <w:rPr>
          <w:rFonts w:ascii="Calibri" w:hAnsi="Calibri" w:cs="Calibri"/>
          <w:b/>
          <w:bCs/>
          <w:color w:val="000000" w:themeColor="text1"/>
          <w:sz w:val="22"/>
          <w:szCs w:val="22"/>
          <w:lang w:val="en-US"/>
        </w:rPr>
      </w:pPr>
    </w:p>
    <w:p w14:paraId="763F2086" w14:textId="7F3BC958" w:rsidR="004B6B63" w:rsidRPr="00D8713C" w:rsidRDefault="004B6B63" w:rsidP="004B6B63">
      <w:pPr>
        <w:spacing w:after="0"/>
        <w:rPr>
          <w:rFonts w:ascii="Calibri" w:hAnsi="Calibri" w:cs="Calibri"/>
          <w:b/>
          <w:bCs/>
          <w:color w:val="000000" w:themeColor="text1"/>
          <w:sz w:val="22"/>
          <w:szCs w:val="22"/>
          <w:highlight w:val="yellow"/>
          <w:lang w:val="en-US"/>
        </w:rPr>
      </w:pPr>
      <w:r w:rsidRPr="00D8713C">
        <w:rPr>
          <w:rFonts w:ascii="Calibri" w:hAnsi="Calibri" w:cs="Calibri"/>
          <w:b/>
          <w:bCs/>
          <w:color w:val="000000" w:themeColor="text1"/>
          <w:sz w:val="22"/>
          <w:szCs w:val="22"/>
          <w:highlight w:val="yellow"/>
          <w:lang w:val="en-US"/>
        </w:rPr>
        <w:t>01:10 PM – 02:10 PM | Part I: The Architecture of Scientific Agency</w:t>
      </w:r>
    </w:p>
    <w:p w14:paraId="6ECFA9F1" w14:textId="77777777" w:rsidR="004B6B63" w:rsidRPr="00D8713C" w:rsidRDefault="004B6B63" w:rsidP="004B6B63">
      <w:p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highlight w:val="yellow"/>
          <w:lang w:val="en-US"/>
        </w:rPr>
        <w:t>Theme:</w:t>
      </w:r>
      <w:r w:rsidRPr="00D8713C">
        <w:rPr>
          <w:rFonts w:ascii="Calibri" w:hAnsi="Calibri" w:cs="Calibri"/>
          <w:color w:val="000000" w:themeColor="text1"/>
          <w:sz w:val="22"/>
          <w:szCs w:val="22"/>
          <w:highlight w:val="yellow"/>
          <w:lang w:val="en-US"/>
        </w:rPr>
        <w:t xml:space="preserve"> </w:t>
      </w:r>
      <w:r w:rsidRPr="00D8713C">
        <w:rPr>
          <w:rFonts w:ascii="Calibri" w:hAnsi="Calibri" w:cs="Calibri"/>
          <w:i/>
          <w:iCs/>
          <w:color w:val="000000" w:themeColor="text1"/>
          <w:sz w:val="22"/>
          <w:szCs w:val="22"/>
          <w:highlight w:val="yellow"/>
          <w:lang w:val="en-US"/>
        </w:rPr>
        <w:t>How do we build "brains" that understand physics?</w:t>
      </w:r>
    </w:p>
    <w:p w14:paraId="2FB766BB" w14:textId="4774CB13" w:rsidR="004B6B63" w:rsidRPr="00D8713C" w:rsidRDefault="004B6B63" w:rsidP="004B6B63">
      <w:pPr>
        <w:numPr>
          <w:ilvl w:val="0"/>
          <w:numId w:val="3"/>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01:10 PM | Understanding Context</w:t>
      </w:r>
      <w:del w:id="0" w:author="Liu Jun (IHPC)" w:date="2026-05-15T21:10:00Z" w16du:dateUtc="2026-05-15T13:10:00Z">
        <w:r w:rsidRPr="00D8713C" w:rsidDel="00CA48F7">
          <w:rPr>
            <w:rFonts w:ascii="Calibri" w:hAnsi="Calibri" w:cs="Calibri"/>
            <w:b/>
            <w:bCs/>
            <w:color w:val="000000" w:themeColor="text1"/>
            <w:sz w:val="22"/>
            <w:szCs w:val="22"/>
            <w:lang w:val="en-US"/>
          </w:rPr>
          <w:delText>, Memory,</w:delText>
        </w:r>
      </w:del>
      <w:r w:rsidRPr="00D8713C">
        <w:rPr>
          <w:rFonts w:ascii="Calibri" w:hAnsi="Calibri" w:cs="Calibri"/>
          <w:b/>
          <w:bCs/>
          <w:color w:val="000000" w:themeColor="text1"/>
          <w:sz w:val="22"/>
          <w:szCs w:val="22"/>
          <w:lang w:val="en-US"/>
        </w:rPr>
        <w:t xml:space="preserve"> and Harness (Liu Jun):</w:t>
      </w:r>
    </w:p>
    <w:p w14:paraId="29ECE83B" w14:textId="494C79FF" w:rsidR="004B6B63" w:rsidRPr="00D8713C" w:rsidRDefault="004B6B63" w:rsidP="004B6B63">
      <w:pPr>
        <w:numPr>
          <w:ilvl w:val="1"/>
          <w:numId w:val="3"/>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w:t>
      </w:r>
      <w:del w:id="1" w:author="Liu Jun (IHPC)" w:date="2026-05-16T10:55:00Z" w16du:dateUtc="2026-05-16T02:55:00Z">
        <w:r w:rsidRPr="00D8713C" w:rsidDel="00271986">
          <w:rPr>
            <w:rFonts w:ascii="Calibri" w:hAnsi="Calibri" w:cs="Calibri"/>
            <w:color w:val="000000" w:themeColor="text1"/>
            <w:sz w:val="22"/>
            <w:szCs w:val="22"/>
            <w:lang w:val="en-US"/>
          </w:rPr>
          <w:delText>Before we run simulations, we need to understand how an agent "remembers" a physics constraint. Jun explains the foundation: how we give agents the memory and frameworks to actually "harness" our existing tools.</w:delText>
        </w:r>
      </w:del>
      <w:ins w:id="2" w:author="Liu Jun (IHPC)" w:date="2026-05-16T10:55:00Z" w16du:dateUtc="2026-05-16T02:55:00Z">
        <w:r w:rsidR="00271986" w:rsidRPr="00271986">
          <w:rPr>
            <w:rFonts w:ascii="Calibri" w:hAnsi="Calibri" w:cs="Calibri"/>
            <w:color w:val="000000" w:themeColor="text1"/>
            <w:sz w:val="22"/>
            <w:szCs w:val="22"/>
            <w:lang w:val="en-US"/>
          </w:rPr>
          <w:t>An agent harness differs from a standard chatbot LLM because it can actively compile context, run iterative reasoning loops, perform derivations, and call tools. This talk will explain how that mechanism works in practice and demystify how agent harnesses can support scientific work.</w:t>
        </w:r>
      </w:ins>
    </w:p>
    <w:p w14:paraId="0095E02D" w14:textId="7A8F93EF" w:rsidR="004B6B63" w:rsidRPr="00D8713C" w:rsidRDefault="004B6B63" w:rsidP="004B6B63">
      <w:pPr>
        <w:numPr>
          <w:ilvl w:val="0"/>
          <w:numId w:val="3"/>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01:45 PM | Architecting Physically Grounded, Agent-Centric Systems (Xinyu):</w:t>
      </w:r>
    </w:p>
    <w:p w14:paraId="10C5CF6E" w14:textId="4356F8B2" w:rsidR="004B6B63" w:rsidRPr="00D8713C" w:rsidRDefault="004B6B63" w:rsidP="004B6B63">
      <w:pPr>
        <w:numPr>
          <w:ilvl w:val="1"/>
          <w:numId w:val="3"/>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A chatbot isn't enough. Xinyu introduces the "Methodological Core" how we architect systems where models and workflows work together reliably so that the AI’s "decisions" are always grounded in physical reality.</w:t>
      </w:r>
    </w:p>
    <w:p w14:paraId="77467052" w14:textId="77777777" w:rsidR="004B6B63" w:rsidRPr="00D8713C" w:rsidRDefault="004B6B63" w:rsidP="004B6B63">
      <w:pPr>
        <w:spacing w:after="0"/>
        <w:rPr>
          <w:rFonts w:ascii="Calibri" w:hAnsi="Calibri" w:cs="Calibri"/>
          <w:b/>
          <w:bCs/>
          <w:color w:val="000000" w:themeColor="text1"/>
          <w:sz w:val="22"/>
          <w:szCs w:val="22"/>
          <w:lang w:val="en-US"/>
        </w:rPr>
      </w:pPr>
    </w:p>
    <w:p w14:paraId="55EA336A" w14:textId="2C092E6A" w:rsidR="004B6B63" w:rsidRPr="00D8713C" w:rsidRDefault="004B6B63" w:rsidP="004B6B63">
      <w:pPr>
        <w:spacing w:after="0"/>
        <w:rPr>
          <w:rFonts w:ascii="Calibri" w:hAnsi="Calibri" w:cs="Calibri"/>
          <w:b/>
          <w:bCs/>
          <w:color w:val="000000" w:themeColor="text1"/>
          <w:sz w:val="22"/>
          <w:szCs w:val="22"/>
          <w:highlight w:val="yellow"/>
          <w:lang w:val="en-US"/>
        </w:rPr>
      </w:pPr>
      <w:r w:rsidRPr="00D8713C">
        <w:rPr>
          <w:rFonts w:ascii="Calibri" w:hAnsi="Calibri" w:cs="Calibri"/>
          <w:b/>
          <w:bCs/>
          <w:color w:val="000000" w:themeColor="text1"/>
          <w:sz w:val="22"/>
          <w:szCs w:val="22"/>
          <w:highlight w:val="yellow"/>
          <w:lang w:val="en-US"/>
        </w:rPr>
        <w:t>02:10 PM – 03:00 PM | Part II: Agents in Action – Discovery &amp; Design</w:t>
      </w:r>
    </w:p>
    <w:p w14:paraId="14C34C0B" w14:textId="77777777" w:rsidR="004B6B63" w:rsidRPr="00D8713C" w:rsidRDefault="004B6B63" w:rsidP="004B6B63">
      <w:p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highlight w:val="yellow"/>
          <w:lang w:val="en-US"/>
        </w:rPr>
        <w:t>Theme:</w:t>
      </w:r>
      <w:r w:rsidRPr="00D8713C">
        <w:rPr>
          <w:rFonts w:ascii="Calibri" w:hAnsi="Calibri" w:cs="Calibri"/>
          <w:color w:val="000000" w:themeColor="text1"/>
          <w:sz w:val="22"/>
          <w:szCs w:val="22"/>
          <w:highlight w:val="yellow"/>
          <w:lang w:val="en-US"/>
        </w:rPr>
        <w:t xml:space="preserve"> </w:t>
      </w:r>
      <w:r w:rsidRPr="00D8713C">
        <w:rPr>
          <w:rFonts w:ascii="Calibri" w:hAnsi="Calibri" w:cs="Calibri"/>
          <w:i/>
          <w:iCs/>
          <w:color w:val="000000" w:themeColor="text1"/>
          <w:sz w:val="22"/>
          <w:szCs w:val="22"/>
          <w:highlight w:val="yellow"/>
          <w:lang w:val="en-US"/>
        </w:rPr>
        <w:t>Compression of time. Turning months of research into hours.</w:t>
      </w:r>
    </w:p>
    <w:p w14:paraId="2348F001" w14:textId="4243BD1F" w:rsidR="004B6B63" w:rsidRPr="00D8713C" w:rsidRDefault="004B6B63" w:rsidP="004B6B63">
      <w:pPr>
        <w:numPr>
          <w:ilvl w:val="0"/>
          <w:numId w:val="9"/>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02:10 PM | Agents of Discovery: Materials and Urban Design (</w:t>
      </w:r>
      <w:proofErr w:type="gramStart"/>
      <w:r w:rsidRPr="00D8713C">
        <w:rPr>
          <w:rFonts w:ascii="Calibri" w:hAnsi="Calibri" w:cs="Calibri"/>
          <w:b/>
          <w:bCs/>
          <w:color w:val="000000" w:themeColor="text1"/>
          <w:sz w:val="22"/>
          <w:szCs w:val="22"/>
          <w:lang w:val="en-US"/>
        </w:rPr>
        <w:t>Jarvis )</w:t>
      </w:r>
      <w:proofErr w:type="gramEnd"/>
      <w:r w:rsidRPr="00D8713C">
        <w:rPr>
          <w:rFonts w:ascii="Calibri" w:hAnsi="Calibri" w:cs="Calibri"/>
          <w:b/>
          <w:bCs/>
          <w:color w:val="000000" w:themeColor="text1"/>
          <w:sz w:val="22"/>
          <w:szCs w:val="22"/>
          <w:lang w:val="en-US"/>
        </w:rPr>
        <w:t>:</w:t>
      </w:r>
    </w:p>
    <w:p w14:paraId="402C1E12" w14:textId="3BBB1FB6" w:rsidR="004B6B63" w:rsidRPr="00D8713C" w:rsidRDefault="004B6B63" w:rsidP="004B6B63">
      <w:pPr>
        <w:numPr>
          <w:ilvl w:val="1"/>
          <w:numId w:val="9"/>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Jarvis demonstrates the "Research Squad" in action. From </w:t>
      </w:r>
      <w:proofErr w:type="spellStart"/>
      <w:r w:rsidRPr="00D8713C">
        <w:rPr>
          <w:rFonts w:ascii="Calibri" w:hAnsi="Calibri" w:cs="Calibri"/>
          <w:b/>
          <w:bCs/>
          <w:color w:val="000000" w:themeColor="text1"/>
          <w:sz w:val="22"/>
          <w:szCs w:val="22"/>
          <w:lang w:val="en-US"/>
        </w:rPr>
        <w:t>CatAgent</w:t>
      </w:r>
      <w:proofErr w:type="spellEnd"/>
      <w:r w:rsidRPr="00D8713C">
        <w:rPr>
          <w:rFonts w:ascii="Calibri" w:hAnsi="Calibri" w:cs="Calibri"/>
          <w:color w:val="000000" w:themeColor="text1"/>
          <w:sz w:val="22"/>
          <w:szCs w:val="22"/>
          <w:lang w:val="en-US"/>
        </w:rPr>
        <w:t xml:space="preserve"> (33 specialized modes!) to </w:t>
      </w:r>
      <w:r w:rsidRPr="00D8713C">
        <w:rPr>
          <w:rFonts w:ascii="Calibri" w:hAnsi="Calibri" w:cs="Calibri"/>
          <w:b/>
          <w:bCs/>
          <w:color w:val="000000" w:themeColor="text1"/>
          <w:sz w:val="22"/>
          <w:szCs w:val="22"/>
          <w:lang w:val="en-US"/>
        </w:rPr>
        <w:t>SOLAGENT</w:t>
      </w:r>
      <w:r w:rsidRPr="00D8713C">
        <w:rPr>
          <w:rFonts w:ascii="Calibri" w:hAnsi="Calibri" w:cs="Calibri"/>
          <w:color w:val="000000" w:themeColor="text1"/>
          <w:sz w:val="22"/>
          <w:szCs w:val="22"/>
          <w:lang w:val="en-US"/>
        </w:rPr>
        <w:t>, we show how agents handle the "drudge work" of literature mining and VASP simulations so scientists can focus on high-level hypothesis testing.</w:t>
      </w:r>
    </w:p>
    <w:p w14:paraId="778A6BDB" w14:textId="77777777" w:rsidR="004B6B63" w:rsidRPr="00D8713C" w:rsidRDefault="004B6B63" w:rsidP="004B6B63">
      <w:pPr>
        <w:numPr>
          <w:ilvl w:val="0"/>
          <w:numId w:val="9"/>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02:35 PM | Agentic AI for Next-Generation Inspection System Design (Xiao Jing):</w:t>
      </w:r>
    </w:p>
    <w:p w14:paraId="3A04BE0A" w14:textId="14BC4D9B" w:rsidR="004B6B63" w:rsidRPr="00D8713C" w:rsidRDefault="004B6B63" w:rsidP="004B6B63">
      <w:pPr>
        <w:numPr>
          <w:ilvl w:val="1"/>
          <w:numId w:val="9"/>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We pivot to Hardware/System Design. Xiao Jing shows how an agent-based framework streamlines the ultrasonic inspection pipeline—linking simulation directly to data-driven decision-making.</w:t>
      </w:r>
    </w:p>
    <w:p w14:paraId="0C343D67" w14:textId="77777777" w:rsidR="004B6B63" w:rsidRPr="00D8713C" w:rsidRDefault="004B6B63" w:rsidP="004B6B63">
      <w:pPr>
        <w:spacing w:after="0"/>
        <w:rPr>
          <w:rFonts w:ascii="Calibri" w:hAnsi="Calibri" w:cs="Calibri"/>
          <w:b/>
          <w:bCs/>
          <w:color w:val="000000" w:themeColor="text1"/>
          <w:sz w:val="22"/>
          <w:szCs w:val="22"/>
          <w:lang w:val="en-US"/>
        </w:rPr>
      </w:pPr>
    </w:p>
    <w:p w14:paraId="769923B5" w14:textId="16F9E789" w:rsidR="004B6B63" w:rsidRPr="00D8713C" w:rsidRDefault="004B6B63" w:rsidP="004B6B63">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highlight w:val="yellow"/>
          <w:lang w:val="en-US"/>
        </w:rPr>
        <w:t>03:00 PM – 03:30 PM | Tea Break &amp; Networking</w:t>
      </w:r>
    </w:p>
    <w:p w14:paraId="6BFBDB4D" w14:textId="77777777" w:rsidR="004B6B63" w:rsidRPr="00D8713C" w:rsidRDefault="004B6B63" w:rsidP="004B6B63">
      <w:pPr>
        <w:numPr>
          <w:ilvl w:val="0"/>
          <w:numId w:val="16"/>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Goal:</w:t>
      </w:r>
      <w:r w:rsidRPr="00D8713C">
        <w:rPr>
          <w:rFonts w:ascii="Calibri" w:hAnsi="Calibri" w:cs="Calibri"/>
          <w:color w:val="000000" w:themeColor="text1"/>
          <w:sz w:val="22"/>
          <w:szCs w:val="22"/>
          <w:lang w:val="en-US"/>
        </w:rPr>
        <w:t xml:space="preserve"> Peer-to-peer "Agent-Skepticism" vs. "Agent-Optimism" discussions.</w:t>
      </w:r>
    </w:p>
    <w:p w14:paraId="6A89DEC7" w14:textId="77777777" w:rsidR="004B6B63" w:rsidRPr="00D8713C" w:rsidRDefault="004B6B63" w:rsidP="004B6B63">
      <w:pPr>
        <w:spacing w:after="0"/>
        <w:rPr>
          <w:rFonts w:ascii="Calibri" w:hAnsi="Calibri" w:cs="Calibri"/>
          <w:color w:val="000000" w:themeColor="text1"/>
          <w:sz w:val="22"/>
          <w:szCs w:val="22"/>
          <w:lang w:val="en-US"/>
        </w:rPr>
      </w:pPr>
    </w:p>
    <w:p w14:paraId="0F7C5B92" w14:textId="77777777" w:rsidR="004B6B63" w:rsidRPr="00D8713C" w:rsidRDefault="004B6B63" w:rsidP="004B6B63">
      <w:pPr>
        <w:spacing w:after="0"/>
        <w:rPr>
          <w:rFonts w:ascii="Calibri" w:hAnsi="Calibri" w:cs="Calibri"/>
          <w:b/>
          <w:bCs/>
          <w:color w:val="000000" w:themeColor="text1"/>
          <w:sz w:val="22"/>
          <w:szCs w:val="22"/>
          <w:highlight w:val="yellow"/>
          <w:lang w:val="en-US"/>
        </w:rPr>
      </w:pPr>
      <w:r w:rsidRPr="00D8713C">
        <w:rPr>
          <w:rFonts w:ascii="Calibri" w:hAnsi="Calibri" w:cs="Calibri"/>
          <w:b/>
          <w:bCs/>
          <w:color w:val="000000" w:themeColor="text1"/>
          <w:sz w:val="22"/>
          <w:szCs w:val="22"/>
          <w:highlight w:val="yellow"/>
          <w:lang w:val="en-US"/>
        </w:rPr>
        <w:t>03:30 PM – 05:25 PM | Part III: The "Deep Dive" – Autonomous Engineering</w:t>
      </w:r>
    </w:p>
    <w:p w14:paraId="30D1AF94" w14:textId="175A2648" w:rsidR="004B6B63" w:rsidRPr="00D8713C" w:rsidRDefault="004B6B63" w:rsidP="004B6B63">
      <w:pPr>
        <w:spacing w:after="0"/>
        <w:rPr>
          <w:rFonts w:ascii="Calibri" w:hAnsi="Calibri" w:cs="Calibri"/>
          <w:i/>
          <w:color w:val="000000" w:themeColor="text1"/>
          <w:sz w:val="22"/>
          <w:szCs w:val="22"/>
          <w:highlight w:val="yellow"/>
          <w:lang w:val="en-US"/>
        </w:rPr>
      </w:pPr>
      <w:r w:rsidRPr="00D8713C">
        <w:rPr>
          <w:rFonts w:ascii="Calibri" w:hAnsi="Calibri" w:cs="Calibri"/>
          <w:b/>
          <w:bCs/>
          <w:color w:val="000000" w:themeColor="text1"/>
          <w:sz w:val="22"/>
          <w:szCs w:val="22"/>
          <w:highlight w:val="yellow"/>
          <w:lang w:val="en-US"/>
        </w:rPr>
        <w:t>Theme:</w:t>
      </w:r>
      <w:r w:rsidRPr="00D8713C">
        <w:rPr>
          <w:rFonts w:ascii="Calibri" w:hAnsi="Calibri" w:cs="Calibri"/>
          <w:color w:val="000000" w:themeColor="text1"/>
          <w:sz w:val="22"/>
          <w:szCs w:val="22"/>
          <w:highlight w:val="yellow"/>
          <w:lang w:val="en-US"/>
        </w:rPr>
        <w:t xml:space="preserve"> </w:t>
      </w:r>
      <w:r w:rsidRPr="00D8713C">
        <w:rPr>
          <w:rFonts w:ascii="Calibri" w:hAnsi="Calibri" w:cs="Calibri"/>
          <w:i/>
          <w:iCs/>
          <w:color w:val="000000" w:themeColor="text1"/>
          <w:sz w:val="22"/>
          <w:szCs w:val="22"/>
          <w:highlight w:val="yellow"/>
          <w:lang w:val="en-US"/>
        </w:rPr>
        <w:t xml:space="preserve">Total Workflow Automation in </w:t>
      </w:r>
      <w:proofErr w:type="gramStart"/>
      <w:r w:rsidR="6B9424C3" w:rsidRPr="6B9424C3">
        <w:rPr>
          <w:rFonts w:ascii="Calibri" w:hAnsi="Calibri" w:cs="Calibri"/>
          <w:i/>
          <w:iCs/>
          <w:color w:val="000000" w:themeColor="text1"/>
          <w:sz w:val="22"/>
          <w:szCs w:val="22"/>
          <w:highlight w:val="yellow"/>
          <w:lang w:val="en-US"/>
        </w:rPr>
        <w:t xml:space="preserve">SEMICON </w:t>
      </w:r>
      <w:r w:rsidRPr="00D8713C">
        <w:rPr>
          <w:rFonts w:ascii="Calibri" w:hAnsi="Calibri" w:cs="Calibri"/>
          <w:i/>
          <w:iCs/>
          <w:color w:val="000000" w:themeColor="text1"/>
          <w:sz w:val="22"/>
          <w:szCs w:val="22"/>
          <w:highlight w:val="yellow"/>
          <w:lang w:val="en-US"/>
        </w:rPr>
        <w:t xml:space="preserve"> and</w:t>
      </w:r>
      <w:proofErr w:type="gramEnd"/>
      <w:r w:rsidRPr="00D8713C">
        <w:rPr>
          <w:rFonts w:ascii="Calibri" w:hAnsi="Calibri" w:cs="Calibri"/>
          <w:i/>
          <w:iCs/>
          <w:color w:val="000000" w:themeColor="text1"/>
          <w:sz w:val="22"/>
          <w:szCs w:val="22"/>
          <w:highlight w:val="yellow"/>
          <w:lang w:val="en-US"/>
        </w:rPr>
        <w:t xml:space="preserve"> </w:t>
      </w:r>
      <w:r w:rsidR="6B9424C3" w:rsidRPr="6B9424C3">
        <w:rPr>
          <w:rFonts w:ascii="Calibri" w:hAnsi="Calibri" w:cs="Calibri"/>
          <w:i/>
          <w:iCs/>
          <w:color w:val="000000" w:themeColor="text1"/>
          <w:sz w:val="22"/>
          <w:szCs w:val="22"/>
          <w:highlight w:val="yellow"/>
          <w:lang w:val="en-US"/>
        </w:rPr>
        <w:t>Advanced Manufacturing (SSAM)</w:t>
      </w:r>
    </w:p>
    <w:p w14:paraId="77499BCD" w14:textId="77777777" w:rsidR="004B6B63" w:rsidRPr="00D8713C" w:rsidRDefault="004B6B63" w:rsidP="004B6B63">
      <w:pPr>
        <w:numPr>
          <w:ilvl w:val="0"/>
          <w:numId w:val="4"/>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03:30 PM | Inverse Problem Solving: OPC, Photonics &amp; Optics (</w:t>
      </w:r>
      <w:proofErr w:type="spellStart"/>
      <w:r w:rsidRPr="00D8713C">
        <w:rPr>
          <w:rFonts w:ascii="Calibri" w:hAnsi="Calibri" w:cs="Calibri"/>
          <w:b/>
          <w:bCs/>
          <w:color w:val="000000" w:themeColor="text1"/>
          <w:sz w:val="22"/>
          <w:szCs w:val="22"/>
          <w:lang w:val="en-US"/>
        </w:rPr>
        <w:t>Zaifeng</w:t>
      </w:r>
      <w:proofErr w:type="spellEnd"/>
      <w:r w:rsidRPr="00D8713C">
        <w:rPr>
          <w:rFonts w:ascii="Calibri" w:hAnsi="Calibri" w:cs="Calibri"/>
          <w:b/>
          <w:bCs/>
          <w:color w:val="000000" w:themeColor="text1"/>
          <w:sz w:val="22"/>
          <w:szCs w:val="22"/>
          <w:lang w:val="en-US"/>
        </w:rPr>
        <w:t xml:space="preserve"> Yang):</w:t>
      </w:r>
    </w:p>
    <w:p w14:paraId="5DEAFBE9" w14:textId="4B244899" w:rsidR="004B6B63" w:rsidRPr="00D8713C" w:rsidRDefault="004B6B63" w:rsidP="004B6B63">
      <w:pPr>
        <w:numPr>
          <w:ilvl w:val="1"/>
          <w:numId w:val="4"/>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lastRenderedPageBreak/>
        <w:t>Framing:</w:t>
      </w:r>
      <w:r w:rsidRPr="00D8713C">
        <w:rPr>
          <w:rFonts w:ascii="Calibri" w:hAnsi="Calibri" w:cs="Calibri"/>
          <w:color w:val="000000" w:themeColor="text1"/>
          <w:sz w:val="22"/>
          <w:szCs w:val="22"/>
          <w:lang w:val="en-US"/>
        </w:rPr>
        <w:t xml:space="preserve"> Inverse design is computationally "expensive." </w:t>
      </w:r>
      <w:proofErr w:type="spellStart"/>
      <w:r w:rsidRPr="00D8713C">
        <w:rPr>
          <w:rFonts w:ascii="Calibri" w:hAnsi="Calibri" w:cs="Calibri"/>
          <w:color w:val="000000" w:themeColor="text1"/>
          <w:sz w:val="22"/>
          <w:szCs w:val="22"/>
          <w:lang w:val="en-US"/>
        </w:rPr>
        <w:t>Zaifeng</w:t>
      </w:r>
      <w:proofErr w:type="spellEnd"/>
      <w:r w:rsidRPr="00D8713C">
        <w:rPr>
          <w:rFonts w:ascii="Calibri" w:hAnsi="Calibri" w:cs="Calibri"/>
          <w:color w:val="000000" w:themeColor="text1"/>
          <w:sz w:val="22"/>
          <w:szCs w:val="22"/>
          <w:lang w:val="en-US"/>
        </w:rPr>
        <w:t xml:space="preserve"> discusses how agents navigate these complex design spaces in photonics more efficiently than traditional optimization alone.</w:t>
      </w:r>
    </w:p>
    <w:p w14:paraId="1ACEFDFA" w14:textId="77777777" w:rsidR="004B6B63" w:rsidRPr="00D8713C" w:rsidRDefault="004B6B63" w:rsidP="004B6B63">
      <w:pPr>
        <w:numPr>
          <w:ilvl w:val="0"/>
          <w:numId w:val="4"/>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 xml:space="preserve">03:55 PM | Autonomous COMSOL: </w:t>
      </w:r>
      <w:proofErr w:type="spellStart"/>
      <w:r w:rsidRPr="00D8713C">
        <w:rPr>
          <w:rFonts w:ascii="Calibri" w:hAnsi="Calibri" w:cs="Calibri"/>
          <w:b/>
          <w:bCs/>
          <w:color w:val="000000" w:themeColor="text1"/>
          <w:sz w:val="22"/>
          <w:szCs w:val="22"/>
          <w:lang w:val="en-US"/>
        </w:rPr>
        <w:t>PiezoMEMS</w:t>
      </w:r>
      <w:proofErr w:type="spellEnd"/>
      <w:r w:rsidRPr="00D8713C">
        <w:rPr>
          <w:rFonts w:ascii="Calibri" w:hAnsi="Calibri" w:cs="Calibri"/>
          <w:b/>
          <w:bCs/>
          <w:color w:val="000000" w:themeColor="text1"/>
          <w:sz w:val="22"/>
          <w:szCs w:val="22"/>
          <w:lang w:val="en-US"/>
        </w:rPr>
        <w:t xml:space="preserve"> and Flat Optics (Marvin Tan):</w:t>
      </w:r>
    </w:p>
    <w:p w14:paraId="11F21B9E" w14:textId="2DDA8E79" w:rsidR="004B6B63" w:rsidRPr="00D8713C" w:rsidRDefault="004B6B63" w:rsidP="004B6B63">
      <w:pPr>
        <w:numPr>
          <w:ilvl w:val="1"/>
          <w:numId w:val="4"/>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A practical masterclass. Marvin shows how an agent (ChatGPT Codex in </w:t>
      </w:r>
      <w:proofErr w:type="spellStart"/>
      <w:r w:rsidRPr="00D8713C">
        <w:rPr>
          <w:rFonts w:ascii="Calibri" w:hAnsi="Calibri" w:cs="Calibri"/>
          <w:color w:val="000000" w:themeColor="text1"/>
          <w:sz w:val="22"/>
          <w:szCs w:val="22"/>
          <w:lang w:val="en-US"/>
        </w:rPr>
        <w:t>VSCode</w:t>
      </w:r>
      <w:proofErr w:type="spellEnd"/>
      <w:r w:rsidRPr="00D8713C">
        <w:rPr>
          <w:rFonts w:ascii="Calibri" w:hAnsi="Calibri" w:cs="Calibri"/>
          <w:color w:val="000000" w:themeColor="text1"/>
          <w:sz w:val="22"/>
          <w:szCs w:val="22"/>
          <w:lang w:val="en-US"/>
        </w:rPr>
        <w:t xml:space="preserve">) can </w:t>
      </w:r>
      <w:r w:rsidRPr="00D8713C">
        <w:rPr>
          <w:rFonts w:ascii="Calibri" w:hAnsi="Calibri" w:cs="Calibri"/>
          <w:b/>
          <w:bCs/>
          <w:color w:val="000000" w:themeColor="text1"/>
          <w:sz w:val="22"/>
          <w:szCs w:val="22"/>
          <w:lang w:val="en-US"/>
        </w:rPr>
        <w:t>create, edit, run</w:t>
      </w:r>
      <w:r w:rsidR="6B9424C3" w:rsidRPr="6B9424C3">
        <w:rPr>
          <w:rFonts w:ascii="Calibri" w:hAnsi="Calibri" w:cs="Calibri"/>
          <w:b/>
          <w:bCs/>
          <w:color w:val="000000" w:themeColor="text1"/>
          <w:sz w:val="22"/>
          <w:szCs w:val="22"/>
          <w:lang w:val="en-US"/>
        </w:rPr>
        <w:t xml:space="preserve">, and </w:t>
      </w:r>
      <w:proofErr w:type="spellStart"/>
      <w:r w:rsidR="6B9424C3" w:rsidRPr="6B9424C3">
        <w:rPr>
          <w:rFonts w:ascii="Calibri" w:hAnsi="Calibri" w:cs="Calibri"/>
          <w:b/>
          <w:bCs/>
          <w:color w:val="000000" w:themeColor="text1"/>
          <w:sz w:val="22"/>
          <w:szCs w:val="22"/>
          <w:lang w:val="en-US"/>
        </w:rPr>
        <w:t>analyse</w:t>
      </w:r>
      <w:proofErr w:type="spellEnd"/>
      <w:r w:rsidR="6B9424C3" w:rsidRPr="6B9424C3">
        <w:rPr>
          <w:rFonts w:ascii="Calibri" w:hAnsi="Calibri" w:cs="Calibri"/>
          <w:b/>
          <w:bCs/>
          <w:color w:val="000000" w:themeColor="text1"/>
          <w:sz w:val="22"/>
          <w:szCs w:val="22"/>
          <w:lang w:val="en-US"/>
        </w:rPr>
        <w:t xml:space="preserve"> the solved results</w:t>
      </w:r>
      <w:r w:rsidRPr="00D8713C">
        <w:rPr>
          <w:rFonts w:ascii="Calibri" w:hAnsi="Calibri" w:cs="Calibri"/>
          <w:color w:val="000000" w:themeColor="text1"/>
          <w:sz w:val="22"/>
          <w:szCs w:val="22"/>
          <w:lang w:val="en-US"/>
        </w:rPr>
        <w:t xml:space="preserve"> finite element files</w:t>
      </w:r>
      <w:r w:rsidR="6B9424C3" w:rsidRPr="6B9424C3">
        <w:rPr>
          <w:rFonts w:ascii="Calibri" w:hAnsi="Calibri" w:cs="Calibri"/>
          <w:color w:val="000000" w:themeColor="text1"/>
          <w:sz w:val="22"/>
          <w:szCs w:val="22"/>
          <w:lang w:val="en-US"/>
        </w:rPr>
        <w:t>, and generate LaTeX slide reports.</w:t>
      </w:r>
      <w:r w:rsidRPr="00D8713C">
        <w:rPr>
          <w:rFonts w:ascii="Calibri" w:hAnsi="Calibri" w:cs="Calibri"/>
          <w:color w:val="000000" w:themeColor="text1"/>
          <w:sz w:val="22"/>
          <w:szCs w:val="22"/>
          <w:lang w:val="en-US"/>
        </w:rPr>
        <w:t xml:space="preserve"> This is the "Digital </w:t>
      </w:r>
      <w:r w:rsidR="6B9424C3" w:rsidRPr="6B9424C3">
        <w:rPr>
          <w:rFonts w:ascii="Calibri" w:hAnsi="Calibri" w:cs="Calibri"/>
          <w:color w:val="000000" w:themeColor="text1"/>
          <w:sz w:val="22"/>
          <w:szCs w:val="22"/>
          <w:lang w:val="en-US"/>
        </w:rPr>
        <w:t>FEA engineer</w:t>
      </w:r>
      <w:r w:rsidRPr="00D8713C">
        <w:rPr>
          <w:rFonts w:ascii="Calibri" w:hAnsi="Calibri" w:cs="Calibri"/>
          <w:color w:val="000000" w:themeColor="text1"/>
          <w:sz w:val="22"/>
          <w:szCs w:val="22"/>
          <w:lang w:val="en-US"/>
        </w:rPr>
        <w:t>" in action, removing the manual GUI-clicking from the workflow.</w:t>
      </w:r>
    </w:p>
    <w:p w14:paraId="101A2DEE" w14:textId="77777777" w:rsidR="004B6B63" w:rsidRPr="00D8713C" w:rsidRDefault="004B6B63" w:rsidP="004B6B63">
      <w:pPr>
        <w:numPr>
          <w:ilvl w:val="0"/>
          <w:numId w:val="4"/>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 xml:space="preserve">04:35 PM | </w:t>
      </w:r>
      <w:proofErr w:type="spellStart"/>
      <w:r w:rsidRPr="00D8713C">
        <w:rPr>
          <w:rFonts w:ascii="Calibri" w:hAnsi="Calibri" w:cs="Calibri"/>
          <w:b/>
          <w:bCs/>
          <w:color w:val="000000" w:themeColor="text1"/>
          <w:sz w:val="22"/>
          <w:szCs w:val="22"/>
          <w:lang w:val="en-US"/>
        </w:rPr>
        <w:t>Agenqus</w:t>
      </w:r>
      <w:proofErr w:type="spellEnd"/>
      <w:r w:rsidRPr="00D8713C">
        <w:rPr>
          <w:rFonts w:ascii="Calibri" w:hAnsi="Calibri" w:cs="Calibri"/>
          <w:b/>
          <w:bCs/>
          <w:color w:val="000000" w:themeColor="text1"/>
          <w:sz w:val="22"/>
          <w:szCs w:val="22"/>
          <w:lang w:val="en-US"/>
        </w:rPr>
        <w:t>: End-to-End Abaqus Automation (Guo Kai):</w:t>
      </w:r>
    </w:p>
    <w:p w14:paraId="5760B969" w14:textId="461D017C" w:rsidR="004B6B63" w:rsidRPr="00D8713C" w:rsidRDefault="004B6B63" w:rsidP="004B6B63">
      <w:pPr>
        <w:numPr>
          <w:ilvl w:val="1"/>
          <w:numId w:val="4"/>
        </w:num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Framing:</w:t>
      </w:r>
      <w:r w:rsidRPr="00D8713C">
        <w:rPr>
          <w:rFonts w:ascii="Calibri" w:hAnsi="Calibri" w:cs="Calibri"/>
          <w:color w:val="000000" w:themeColor="text1"/>
          <w:sz w:val="22"/>
          <w:szCs w:val="22"/>
          <w:lang w:val="en-US"/>
        </w:rPr>
        <w:t xml:space="preserve"> The "Grand Finale" of automation. Kai presents a framework that converts </w:t>
      </w:r>
      <w:r w:rsidRPr="00D8713C">
        <w:rPr>
          <w:rFonts w:ascii="Calibri" w:hAnsi="Calibri" w:cs="Calibri"/>
          <w:b/>
          <w:bCs/>
          <w:color w:val="000000" w:themeColor="text1"/>
          <w:sz w:val="22"/>
          <w:szCs w:val="22"/>
          <w:lang w:val="en-US"/>
        </w:rPr>
        <w:t>Natural Language</w:t>
      </w:r>
      <w:r w:rsidRPr="00D8713C">
        <w:rPr>
          <w:rFonts w:ascii="Calibri" w:hAnsi="Calibri" w:cs="Calibri"/>
          <w:color w:val="000000" w:themeColor="text1"/>
          <w:sz w:val="22"/>
          <w:szCs w:val="22"/>
          <w:lang w:val="en-US"/>
        </w:rPr>
        <w:t xml:space="preserve"> into full mechanical simulations. This is the </w:t>
      </w:r>
      <w:proofErr w:type="gramStart"/>
      <w:r w:rsidRPr="00D8713C">
        <w:rPr>
          <w:rFonts w:ascii="Calibri" w:hAnsi="Calibri" w:cs="Calibri"/>
          <w:color w:val="000000" w:themeColor="text1"/>
          <w:sz w:val="22"/>
          <w:szCs w:val="22"/>
          <w:lang w:val="en-US"/>
        </w:rPr>
        <w:t>ultimate goal</w:t>
      </w:r>
      <w:proofErr w:type="gramEnd"/>
      <w:r w:rsidRPr="00D8713C">
        <w:rPr>
          <w:rFonts w:ascii="Calibri" w:hAnsi="Calibri" w:cs="Calibri"/>
          <w:color w:val="000000" w:themeColor="text1"/>
          <w:sz w:val="22"/>
          <w:szCs w:val="22"/>
          <w:lang w:val="en-US"/>
        </w:rPr>
        <w:t>: describing a physical problem in English and receiving a fully meshed, executed, and analyzed Abaqus result.</w:t>
      </w:r>
    </w:p>
    <w:p w14:paraId="6F1A5812" w14:textId="77777777" w:rsidR="004B6B63" w:rsidRPr="00D8713C" w:rsidRDefault="004B6B63" w:rsidP="004B6B63">
      <w:pPr>
        <w:spacing w:after="0"/>
        <w:rPr>
          <w:rFonts w:ascii="Calibri" w:hAnsi="Calibri" w:cs="Calibri"/>
          <w:color w:val="000000" w:themeColor="text1"/>
          <w:sz w:val="22"/>
          <w:szCs w:val="22"/>
          <w:lang w:val="en-US"/>
        </w:rPr>
      </w:pPr>
    </w:p>
    <w:p w14:paraId="78287D16" w14:textId="77777777" w:rsidR="004B6B63" w:rsidRPr="00D8713C" w:rsidRDefault="004B6B63" w:rsidP="004B6B63">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highlight w:val="yellow"/>
          <w:lang w:val="en-US"/>
        </w:rPr>
        <w:t>05:25 PM – 06:00 PM | Part IV: Closing &amp; Strategy</w:t>
      </w:r>
    </w:p>
    <w:p w14:paraId="44539ECA" w14:textId="4B969939" w:rsidR="004B6B63" w:rsidRPr="00D8713C" w:rsidRDefault="004B6B63" w:rsidP="004B6B63">
      <w:pPr>
        <w:numPr>
          <w:ilvl w:val="0"/>
          <w:numId w:val="15"/>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05:25 PM | Open/Panel Discussion</w:t>
      </w:r>
      <w:r w:rsidR="6B9424C3" w:rsidRPr="6B9424C3">
        <w:rPr>
          <w:rFonts w:ascii="Calibri" w:hAnsi="Calibri" w:cs="Calibri"/>
          <w:b/>
          <w:bCs/>
          <w:color w:val="000000" w:themeColor="text1"/>
          <w:sz w:val="22"/>
          <w:szCs w:val="22"/>
          <w:lang w:val="en-US"/>
        </w:rPr>
        <w:t xml:space="preserve"> with Speakers</w:t>
      </w:r>
      <w:r w:rsidRPr="00D8713C">
        <w:rPr>
          <w:rFonts w:ascii="Calibri" w:hAnsi="Calibri" w:cs="Calibri"/>
          <w:b/>
          <w:bCs/>
          <w:color w:val="000000" w:themeColor="text1"/>
          <w:sz w:val="22"/>
          <w:szCs w:val="22"/>
          <w:lang w:val="en-US"/>
        </w:rPr>
        <w:t>:</w:t>
      </w:r>
    </w:p>
    <w:p w14:paraId="56FF9781" w14:textId="56FA636B" w:rsidR="004B6B63" w:rsidRPr="00D8713C" w:rsidRDefault="004B6B63" w:rsidP="004B6B63">
      <w:pPr>
        <w:numPr>
          <w:ilvl w:val="1"/>
          <w:numId w:val="15"/>
        </w:numPr>
        <w:spacing w:after="0"/>
        <w:rPr>
          <w:rFonts w:ascii="Calibri" w:hAnsi="Calibri" w:cs="Calibri"/>
          <w:color w:val="000000" w:themeColor="text1"/>
          <w:sz w:val="22"/>
          <w:szCs w:val="22"/>
          <w:lang w:val="en-US"/>
        </w:rPr>
      </w:pPr>
      <w:r w:rsidRPr="00D8713C">
        <w:rPr>
          <w:rFonts w:ascii="Calibri" w:hAnsi="Calibri" w:cs="Calibri"/>
          <w:color w:val="000000" w:themeColor="text1"/>
          <w:sz w:val="22"/>
          <w:szCs w:val="22"/>
          <w:lang w:val="en-US"/>
        </w:rPr>
        <w:t xml:space="preserve"> "Which of these workflows will you adopt by next Monday?" Addressing the "Trust Gap" and resource allocation for compute.</w:t>
      </w:r>
    </w:p>
    <w:p w14:paraId="26640DD3" w14:textId="77777777" w:rsidR="004B6B63" w:rsidRPr="00D8713C" w:rsidRDefault="004B6B63" w:rsidP="004B6B63">
      <w:pPr>
        <w:numPr>
          <w:ilvl w:val="0"/>
          <w:numId w:val="15"/>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05:55 PM | Closing Remarks (Freda Lim):</w:t>
      </w:r>
    </w:p>
    <w:p w14:paraId="677328F3" w14:textId="77777777" w:rsidR="004B6B63" w:rsidRPr="00D8713C" w:rsidRDefault="004B6B63" w:rsidP="004B6B63">
      <w:pPr>
        <w:numPr>
          <w:ilvl w:val="1"/>
          <w:numId w:val="15"/>
        </w:numPr>
        <w:spacing w:after="0"/>
        <w:rPr>
          <w:rFonts w:ascii="Calibri" w:hAnsi="Calibri" w:cs="Calibri"/>
          <w:color w:val="000000" w:themeColor="text1"/>
          <w:sz w:val="22"/>
          <w:szCs w:val="22"/>
          <w:lang w:val="en-US"/>
        </w:rPr>
      </w:pPr>
      <w:r w:rsidRPr="00D8713C">
        <w:rPr>
          <w:rFonts w:ascii="Calibri" w:hAnsi="Calibri" w:cs="Calibri"/>
          <w:color w:val="000000" w:themeColor="text1"/>
          <w:sz w:val="22"/>
          <w:szCs w:val="22"/>
          <w:lang w:val="en-US"/>
        </w:rPr>
        <w:t>A call to action: "We have seen the tools. Now, let’s build the future of physics-based modeling together."</w:t>
      </w:r>
    </w:p>
    <w:p w14:paraId="18EAAE0D" w14:textId="77777777" w:rsidR="00B5151F" w:rsidRDefault="00B5151F" w:rsidP="00D8713C">
      <w:pPr>
        <w:spacing w:after="0"/>
        <w:rPr>
          <w:rFonts w:ascii="Calibri" w:hAnsi="Calibri" w:cs="Calibri"/>
          <w:color w:val="000000" w:themeColor="text1"/>
          <w:sz w:val="22"/>
          <w:szCs w:val="22"/>
          <w:lang w:val="en-US"/>
        </w:rPr>
      </w:pPr>
    </w:p>
    <w:p w14:paraId="408CC4A8" w14:textId="77777777" w:rsidR="00B5151F" w:rsidRDefault="00B5151F">
      <w:pPr>
        <w:rPr>
          <w:rFonts w:ascii="Calibri" w:hAnsi="Calibri" w:cs="Calibri"/>
          <w:color w:val="000000" w:themeColor="text1"/>
          <w:sz w:val="22"/>
          <w:szCs w:val="22"/>
          <w:lang w:val="en-US"/>
        </w:rPr>
      </w:pPr>
      <w:r>
        <w:rPr>
          <w:rFonts w:ascii="Calibri" w:hAnsi="Calibri" w:cs="Calibri"/>
          <w:color w:val="000000" w:themeColor="text1"/>
          <w:sz w:val="22"/>
          <w:szCs w:val="22"/>
          <w:lang w:val="en-US"/>
        </w:rPr>
        <w:br w:type="page"/>
      </w:r>
    </w:p>
    <w:p w14:paraId="51060F66" w14:textId="7E23DAC5"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lastRenderedPageBreak/>
        <w:t>The "Between-Sessions" Assignment: The Bottleneck Audit</w:t>
      </w:r>
    </w:p>
    <w:p w14:paraId="7089ADDE" w14:textId="09D28E23" w:rsidR="00D8713C" w:rsidRPr="00D8713C" w:rsidRDefault="00D8713C" w:rsidP="00D8713C">
      <w:pPr>
        <w:spacing w:after="0"/>
        <w:rPr>
          <w:rFonts w:ascii="Calibri" w:hAnsi="Calibri" w:cs="Calibri"/>
          <w:color w:val="000000" w:themeColor="text1"/>
          <w:sz w:val="22"/>
          <w:szCs w:val="22"/>
          <w:lang w:val="en-US"/>
        </w:rPr>
      </w:pPr>
      <w:r w:rsidRPr="00D8713C">
        <w:rPr>
          <w:rFonts w:ascii="Calibri" w:hAnsi="Calibri" w:cs="Calibri"/>
          <w:color w:val="000000" w:themeColor="text1"/>
          <w:sz w:val="22"/>
          <w:szCs w:val="22"/>
          <w:lang w:val="en-US"/>
        </w:rPr>
        <w:t>At the end of the first session (25</w:t>
      </w:r>
      <w:r w:rsidRPr="00D8713C">
        <w:rPr>
          <w:rFonts w:ascii="Calibri" w:hAnsi="Calibri" w:cs="Calibri"/>
          <w:color w:val="000000" w:themeColor="text1"/>
          <w:sz w:val="22"/>
          <w:szCs w:val="22"/>
          <w:vertAlign w:val="superscript"/>
          <w:lang w:val="en-US"/>
        </w:rPr>
        <w:t>th</w:t>
      </w:r>
      <w:r w:rsidRPr="00D8713C">
        <w:rPr>
          <w:rFonts w:ascii="Calibri" w:hAnsi="Calibri" w:cs="Calibri"/>
          <w:color w:val="000000" w:themeColor="text1"/>
          <w:sz w:val="22"/>
          <w:szCs w:val="22"/>
          <w:lang w:val="en-US"/>
        </w:rPr>
        <w:t xml:space="preserve"> May), issue a simple </w:t>
      </w:r>
      <w:r w:rsidRPr="00D8713C">
        <w:rPr>
          <w:rFonts w:ascii="Calibri" w:hAnsi="Calibri" w:cs="Calibri"/>
          <w:b/>
          <w:bCs/>
          <w:color w:val="000000" w:themeColor="text1"/>
          <w:sz w:val="22"/>
          <w:szCs w:val="22"/>
          <w:lang w:val="en-US"/>
        </w:rPr>
        <w:t>3-2-1 Challenge</w:t>
      </w:r>
      <w:r w:rsidRPr="00D8713C">
        <w:rPr>
          <w:rFonts w:ascii="Calibri" w:hAnsi="Calibri" w:cs="Calibri"/>
          <w:color w:val="000000" w:themeColor="text1"/>
          <w:sz w:val="22"/>
          <w:szCs w:val="22"/>
          <w:lang w:val="en-US"/>
        </w:rPr>
        <w:t xml:space="preserve"> for staff to complete before the May 29th workshop.</w:t>
      </w:r>
    </w:p>
    <w:p w14:paraId="6CE01A7A" w14:textId="34987D6B" w:rsidR="00D8713C" w:rsidRPr="00D8713C" w:rsidRDefault="00D8713C" w:rsidP="00D8713C">
      <w:pPr>
        <w:numPr>
          <w:ilvl w:val="0"/>
          <w:numId w:val="25"/>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3 Tasks:</w:t>
      </w:r>
      <w:r w:rsidRPr="00D8713C">
        <w:rPr>
          <w:rFonts w:ascii="Calibri" w:hAnsi="Calibri" w:cs="Calibri"/>
          <w:color w:val="000000" w:themeColor="text1"/>
          <w:sz w:val="22"/>
          <w:szCs w:val="22"/>
          <w:lang w:val="en-US"/>
        </w:rPr>
        <w:t xml:space="preserve"> Identify 3 recurring, "low-intellect" tasks you do in your simulation workflow (e.g., re-formatting CSV headers, checking if a </w:t>
      </w:r>
      <w:r w:rsidR="6B9424C3" w:rsidRPr="6B9424C3">
        <w:rPr>
          <w:rFonts w:ascii="Calibri" w:hAnsi="Calibri" w:cs="Calibri"/>
          <w:color w:val="000000" w:themeColor="text1"/>
          <w:sz w:val="22"/>
          <w:szCs w:val="22"/>
          <w:lang w:val="en-US"/>
        </w:rPr>
        <w:t>finite element software</w:t>
      </w:r>
      <w:r w:rsidRPr="00D8713C">
        <w:rPr>
          <w:rFonts w:ascii="Calibri" w:hAnsi="Calibri" w:cs="Calibri"/>
          <w:color w:val="000000" w:themeColor="text1"/>
          <w:sz w:val="22"/>
          <w:szCs w:val="22"/>
          <w:lang w:val="en-US"/>
        </w:rPr>
        <w:t xml:space="preserve"> run finished, or renaming 100 image files).</w:t>
      </w:r>
    </w:p>
    <w:p w14:paraId="6C64ABD6" w14:textId="77777777" w:rsidR="00D8713C" w:rsidRPr="00D8713C" w:rsidRDefault="00D8713C" w:rsidP="00D8713C">
      <w:pPr>
        <w:numPr>
          <w:ilvl w:val="0"/>
          <w:numId w:val="25"/>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2 Scripts:</w:t>
      </w:r>
      <w:r w:rsidRPr="00D8713C">
        <w:rPr>
          <w:rFonts w:ascii="Calibri" w:hAnsi="Calibri" w:cs="Calibri"/>
          <w:color w:val="000000" w:themeColor="text1"/>
          <w:sz w:val="22"/>
          <w:szCs w:val="22"/>
          <w:lang w:val="en-US"/>
        </w:rPr>
        <w:t xml:space="preserve"> Locate 2 old Python or MATLAB scripts you haven't touched in months because the documentation is poor or they have small bugs.</w:t>
      </w:r>
    </w:p>
    <w:p w14:paraId="6D2111C6" w14:textId="591033F5" w:rsidR="00D8713C" w:rsidRPr="00D8713C" w:rsidRDefault="00D8713C" w:rsidP="00D8713C">
      <w:pPr>
        <w:numPr>
          <w:ilvl w:val="0"/>
          <w:numId w:val="25"/>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1 Goal:</w:t>
      </w:r>
      <w:r w:rsidRPr="00D8713C">
        <w:rPr>
          <w:rFonts w:ascii="Calibri" w:hAnsi="Calibri" w:cs="Calibri"/>
          <w:color w:val="000000" w:themeColor="text1"/>
          <w:sz w:val="22"/>
          <w:szCs w:val="22"/>
          <w:lang w:val="en-US"/>
        </w:rPr>
        <w:t xml:space="preserve"> Write down one "Moonshot" question you’d ask an agent if it had full access to your project folder (e.g., "Summarize the trend in thermal stress across these 50 </w:t>
      </w:r>
      <w:r w:rsidR="6B9424C3" w:rsidRPr="6B9424C3">
        <w:rPr>
          <w:rFonts w:ascii="Calibri" w:hAnsi="Calibri" w:cs="Calibri"/>
          <w:color w:val="000000" w:themeColor="text1"/>
          <w:sz w:val="22"/>
          <w:szCs w:val="22"/>
          <w:lang w:val="en-US"/>
        </w:rPr>
        <w:t>finite element</w:t>
      </w:r>
      <w:r w:rsidRPr="00D8713C">
        <w:rPr>
          <w:rFonts w:ascii="Calibri" w:hAnsi="Calibri" w:cs="Calibri"/>
          <w:color w:val="000000" w:themeColor="text1"/>
          <w:sz w:val="22"/>
          <w:szCs w:val="22"/>
          <w:lang w:val="en-US"/>
        </w:rPr>
        <w:t xml:space="preserve"> output files").</w:t>
      </w:r>
    </w:p>
    <w:p w14:paraId="0C5F0909" w14:textId="77777777" w:rsidR="00B5151F" w:rsidRDefault="00B5151F" w:rsidP="00D8713C">
      <w:pPr>
        <w:spacing w:after="0"/>
        <w:rPr>
          <w:rFonts w:ascii="Calibri" w:hAnsi="Calibri" w:cs="Calibri"/>
          <w:b/>
          <w:bCs/>
          <w:color w:val="000000" w:themeColor="text1"/>
          <w:sz w:val="22"/>
          <w:szCs w:val="22"/>
          <w:lang w:val="en-US"/>
        </w:rPr>
      </w:pPr>
    </w:p>
    <w:p w14:paraId="13F97389" w14:textId="63D20D8F" w:rsidR="00B5151F" w:rsidRDefault="00D8713C" w:rsidP="00D8713C">
      <w:p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The Hook:</w:t>
      </w:r>
      <w:r w:rsidRPr="00D8713C">
        <w:rPr>
          <w:rFonts w:ascii="Calibri" w:hAnsi="Calibri" w:cs="Calibri"/>
          <w:color w:val="000000" w:themeColor="text1"/>
          <w:sz w:val="22"/>
          <w:szCs w:val="22"/>
          <w:lang w:val="en-US"/>
        </w:rPr>
        <w:t xml:space="preserve"> </w:t>
      </w:r>
    </w:p>
    <w:p w14:paraId="28B3BB76" w14:textId="2946961C" w:rsidR="00D8713C" w:rsidRPr="00D8713C" w:rsidRDefault="00D8713C" w:rsidP="00D8713C">
      <w:pPr>
        <w:spacing w:after="0"/>
        <w:rPr>
          <w:rFonts w:ascii="Calibri" w:hAnsi="Calibri" w:cs="Calibri"/>
          <w:color w:val="000000" w:themeColor="text1"/>
          <w:sz w:val="22"/>
          <w:szCs w:val="22"/>
          <w:lang w:val="en-US"/>
        </w:rPr>
      </w:pPr>
      <w:r w:rsidRPr="00D8713C">
        <w:rPr>
          <w:rFonts w:ascii="Calibri" w:hAnsi="Calibri" w:cs="Calibri"/>
          <w:color w:val="000000" w:themeColor="text1"/>
          <w:sz w:val="22"/>
          <w:szCs w:val="22"/>
          <w:lang w:val="en-US"/>
        </w:rPr>
        <w:t xml:space="preserve">Tell </w:t>
      </w:r>
      <w:r w:rsidR="00B5151F">
        <w:rPr>
          <w:rFonts w:ascii="Calibri" w:hAnsi="Calibri" w:cs="Calibri"/>
          <w:color w:val="000000" w:themeColor="text1"/>
          <w:sz w:val="22"/>
          <w:szCs w:val="22"/>
          <w:lang w:val="en-US"/>
        </w:rPr>
        <w:t>staff</w:t>
      </w:r>
      <w:r w:rsidRPr="00D8713C">
        <w:rPr>
          <w:rFonts w:ascii="Calibri" w:hAnsi="Calibri" w:cs="Calibri"/>
          <w:color w:val="000000" w:themeColor="text1"/>
          <w:sz w:val="22"/>
          <w:szCs w:val="22"/>
          <w:lang w:val="en-US"/>
        </w:rPr>
        <w:t xml:space="preserve">: </w:t>
      </w:r>
      <w:r w:rsidRPr="00D8713C">
        <w:rPr>
          <w:rFonts w:ascii="Calibri" w:hAnsi="Calibri" w:cs="Calibri"/>
          <w:i/>
          <w:iCs/>
          <w:color w:val="000000" w:themeColor="text1"/>
          <w:sz w:val="22"/>
          <w:szCs w:val="22"/>
          <w:lang w:val="en-US"/>
        </w:rPr>
        <w:t>"Don't try to solve these yet. Just bring the data and the scripts to the Curie Rooms on the 29th. We will let the agents do it for you."</w:t>
      </w:r>
    </w:p>
    <w:p w14:paraId="559ACCF6" w14:textId="7B527C5B" w:rsidR="00B5151F" w:rsidRDefault="00B5151F">
      <w:pPr>
        <w:rPr>
          <w:rFonts w:ascii="Calibri" w:hAnsi="Calibri" w:cs="Calibri"/>
          <w:b/>
          <w:bCs/>
          <w:color w:val="000000" w:themeColor="text1"/>
          <w:sz w:val="22"/>
          <w:szCs w:val="22"/>
          <w:lang w:val="en-US"/>
        </w:rPr>
      </w:pPr>
    </w:p>
    <w:p w14:paraId="744A4C9D" w14:textId="77777777" w:rsidR="00B5151F" w:rsidRDefault="00B5151F">
      <w:pPr>
        <w:rPr>
          <w:rFonts w:ascii="Calibri" w:hAnsi="Calibri" w:cs="Calibri"/>
          <w:b/>
          <w:bCs/>
          <w:color w:val="000000" w:themeColor="text1"/>
          <w:sz w:val="22"/>
          <w:szCs w:val="22"/>
          <w:lang w:val="en-US"/>
        </w:rPr>
      </w:pPr>
      <w:r>
        <w:rPr>
          <w:rFonts w:ascii="Calibri" w:hAnsi="Calibri" w:cs="Calibri"/>
          <w:b/>
          <w:bCs/>
          <w:color w:val="000000" w:themeColor="text1"/>
          <w:sz w:val="22"/>
          <w:szCs w:val="22"/>
          <w:lang w:val="en-US"/>
        </w:rPr>
        <w:br w:type="page"/>
      </w:r>
    </w:p>
    <w:p w14:paraId="71AB698F" w14:textId="73613C11"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lastRenderedPageBreak/>
        <w:t>The Hands-On Session Flow (May 29)</w:t>
      </w:r>
    </w:p>
    <w:p w14:paraId="57FD8032" w14:textId="77777777" w:rsidR="00D8713C" w:rsidRPr="00D8713C" w:rsidRDefault="00D8713C" w:rsidP="00D8713C">
      <w:pPr>
        <w:spacing w:after="0"/>
        <w:rPr>
          <w:rFonts w:ascii="Calibri" w:hAnsi="Calibri" w:cs="Calibri"/>
          <w:color w:val="000000" w:themeColor="text1"/>
          <w:sz w:val="22"/>
          <w:szCs w:val="22"/>
          <w:lang w:val="en-US"/>
        </w:rPr>
      </w:pPr>
      <w:r w:rsidRPr="00D8713C">
        <w:rPr>
          <w:rFonts w:ascii="Calibri" w:hAnsi="Calibri" w:cs="Calibri"/>
          <w:i/>
          <w:iCs/>
          <w:color w:val="000000" w:themeColor="text1"/>
          <w:sz w:val="22"/>
          <w:szCs w:val="22"/>
          <w:lang w:val="en-US"/>
        </w:rPr>
        <w:t>Curie Rooms I &amp; II | 1:00 PM – 3:00 PM</w:t>
      </w:r>
    </w:p>
    <w:p w14:paraId="3A91C434" w14:textId="77777777" w:rsidR="00B5151F" w:rsidRDefault="00B5151F" w:rsidP="00D8713C">
      <w:pPr>
        <w:spacing w:after="0"/>
        <w:rPr>
          <w:rFonts w:ascii="Calibri" w:hAnsi="Calibri" w:cs="Calibri"/>
          <w:b/>
          <w:bCs/>
          <w:color w:val="000000" w:themeColor="text1"/>
          <w:sz w:val="22"/>
          <w:szCs w:val="22"/>
          <w:lang w:val="en-US"/>
        </w:rPr>
      </w:pPr>
    </w:p>
    <w:p w14:paraId="332BD1B6" w14:textId="3BA95D04" w:rsidR="00D8713C" w:rsidRPr="00D8713C" w:rsidRDefault="00D8713C" w:rsidP="00B5151F">
      <w:pPr>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t>1:00 PM – 1:30 PM: Intro + Setup (Task 0)</w:t>
      </w:r>
    </w:p>
    <w:p w14:paraId="3318FAE6" w14:textId="77777777" w:rsidR="00D8713C" w:rsidRPr="00D8713C" w:rsidRDefault="00D8713C" w:rsidP="00D8713C">
      <w:pPr>
        <w:numPr>
          <w:ilvl w:val="0"/>
          <w:numId w:val="11"/>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Led by:</w:t>
      </w:r>
      <w:r w:rsidRPr="00D8713C">
        <w:rPr>
          <w:rFonts w:ascii="Calibri" w:hAnsi="Calibri" w:cs="Calibri"/>
          <w:color w:val="000000" w:themeColor="text1"/>
          <w:sz w:val="22"/>
          <w:szCs w:val="22"/>
          <w:lang w:val="en-US"/>
        </w:rPr>
        <w:t xml:space="preserve"> Liu Jun</w:t>
      </w:r>
    </w:p>
    <w:p w14:paraId="605E23D7" w14:textId="77777777" w:rsidR="00D8713C" w:rsidRPr="00D8713C" w:rsidRDefault="00D8713C" w:rsidP="00D8713C">
      <w:pPr>
        <w:numPr>
          <w:ilvl w:val="0"/>
          <w:numId w:val="11"/>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Activity:</w:t>
      </w:r>
      <w:r w:rsidRPr="00D8713C">
        <w:rPr>
          <w:rFonts w:ascii="Calibri" w:hAnsi="Calibri" w:cs="Calibri"/>
          <w:color w:val="000000" w:themeColor="text1"/>
          <w:sz w:val="22"/>
          <w:szCs w:val="22"/>
          <w:lang w:val="en-US"/>
        </w:rPr>
        <w:t xml:space="preserve"> Frame: agents = LLM + tools + a loop. Then walk every attendee through creating an OpenAI API key, topping up US$5 of API credit, installing uv and the workshop Python venv at ~/.venv, installing OpenCode, and pointing it at gpt-5.4-mini. End with a smoke-test tool call.</w:t>
      </w:r>
    </w:p>
    <w:p w14:paraId="1691EA97" w14:textId="5DA61FC9" w:rsidR="00D8713C" w:rsidRPr="00D8713C" w:rsidRDefault="00D8713C" w:rsidP="00D8713C">
      <w:pPr>
        <w:numPr>
          <w:ilvl w:val="0"/>
          <w:numId w:val="11"/>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Pro-tip:</w:t>
      </w:r>
      <w:r w:rsidRPr="00D8713C">
        <w:rPr>
          <w:rFonts w:ascii="Calibri" w:hAnsi="Calibri" w:cs="Calibri"/>
          <w:color w:val="000000" w:themeColor="text1"/>
          <w:sz w:val="22"/>
          <w:szCs w:val="22"/>
          <w:lang w:val="en-US"/>
        </w:rPr>
        <w:t xml:space="preserve"> Pair attendees buddy-style. OpenAI account verification can take 5+ minutes — start that first so other installs run in parallel. The 'run python -c' smoke test is the real pass/fail.</w:t>
      </w:r>
      <w:r w:rsidR="6B9424C3" w:rsidRPr="6B9424C3">
        <w:rPr>
          <w:rFonts w:ascii="Calibri" w:hAnsi="Calibri" w:cs="Calibri"/>
          <w:color w:val="000000" w:themeColor="text1"/>
          <w:sz w:val="22"/>
          <w:szCs w:val="22"/>
          <w:lang w:val="en-US"/>
        </w:rPr>
      </w:r>
      <w:r w:rsidRPr="00D8713C">
        <w:rPr>
          <w:rFonts w:ascii="Calibri" w:hAnsi="Calibri" w:cs="Calibri"/>
          <w:color w:val="000000" w:themeColor="text1"/>
          <w:sz w:val="22"/>
          <w:szCs w:val="22"/>
          <w:lang w:val="en-US"/>
        </w:rPr>
      </w:r>
      <w:r w:rsidR="6B9424C3" w:rsidRPr="6B9424C3">
        <w:rPr>
          <w:rFonts w:ascii="Calibri" w:hAnsi="Calibri" w:cs="Calibri"/>
          <w:color w:val="000000" w:themeColor="text1"/>
          <w:sz w:val="22"/>
          <w:szCs w:val="22"/>
          <w:lang w:val="en-US"/>
        </w:rPr>
      </w:r>
      <w:r w:rsidRPr="00D8713C">
        <w:rPr>
          <w:rFonts w:ascii="Calibri" w:hAnsi="Calibri" w:cs="Calibri"/>
          <w:color w:val="000000" w:themeColor="text1"/>
          <w:sz w:val="22"/>
          <w:szCs w:val="22"/>
          <w:lang w:val="en-US"/>
        </w:rPr>
      </w:r>
      <w:proofErr w:type="spellStart"/>
      <w:r w:rsidRPr="00D8713C">
        <w:rPr>
          <w:rFonts w:ascii="Calibri" w:hAnsi="Calibri" w:cs="Calibri"/>
          <w:color w:val="000000" w:themeColor="text1"/>
          <w:sz w:val="22"/>
          <w:szCs w:val="22"/>
          <w:lang w:val="en-US"/>
        </w:rPr>
      </w:r>
      <w:proofErr w:type="spellEnd"/>
      <w:r w:rsidRPr="00D8713C">
        <w:rPr>
          <w:rFonts w:ascii="Calibri" w:hAnsi="Calibri" w:cs="Calibri"/>
          <w:color w:val="000000" w:themeColor="text1"/>
          <w:sz w:val="22"/>
          <w:szCs w:val="22"/>
          <w:lang w:val="en-US"/>
        </w:rPr>
      </w:r>
    </w:p>
    <w:p w14:paraId="1299713A" w14:textId="77777777" w:rsidR="00B5151F" w:rsidRDefault="00B5151F" w:rsidP="00D8713C">
      <w:pPr>
        <w:spacing w:after="0"/>
        <w:rPr>
          <w:rFonts w:ascii="Calibri" w:hAnsi="Calibri" w:cs="Calibri"/>
          <w:b/>
          <w:bCs/>
          <w:color w:val="000000" w:themeColor="text1"/>
          <w:sz w:val="22"/>
          <w:szCs w:val="22"/>
          <w:lang w:val="en-US"/>
        </w:rPr>
      </w:pPr>
    </w:p>
    <w:p w14:paraId="76E16384" w14:textId="2EB5E185"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t>1:30 PM – 2:00 PM: Task 1 — Thermal-Aware Packaging Design Exploration</w:t>
      </w:r>
    </w:p>
    <w:p w14:paraId="3FB3B5CA" w14:textId="77777777" w:rsidR="00D8713C" w:rsidRPr="00D8713C" w:rsidRDefault="00D8713C" w:rsidP="00D8713C">
      <w:pPr>
        <w:numPr>
          <w:ilvl w:val="0"/>
          <w:numId w:val="28"/>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Activity:</w:t>
      </w:r>
      <w:r w:rsidRPr="00D8713C">
        <w:rPr>
          <w:rFonts w:ascii="Calibri" w:hAnsi="Calibri" w:cs="Calibri"/>
          <w:color w:val="000000" w:themeColor="text1"/>
          <w:sz w:val="22"/>
          <w:szCs w:val="22"/>
          <w:lang w:val="en-US"/>
        </w:rPr>
        <w:t xml:space="preserve"> A 200-design parametric thermal sweep on GPU + HBM packaging, split across two CSVs. The agent must join the tables, catch three planted data quality issues, find the Pareto-optimal designs on (max temperature, total wire length), extract design rules, and fit + cross-validate a regression model for max temperature.</w:t>
      </w:r>
      <w:proofErr w:type="spellStart"/>
      <w:r w:rsidRPr="00D8713C">
        <w:rPr>
          <w:rFonts w:ascii="Calibri" w:hAnsi="Calibri" w:cs="Calibri"/>
          <w:b/>
          <w:bCs/>
          <w:color w:val="000000" w:themeColor="text1"/>
          <w:sz w:val="22"/>
          <w:szCs w:val="22"/>
          <w:lang w:val="en-US"/>
        </w:rPr>
      </w:r>
      <w:proofErr w:type="spellEnd"/>
      <w:r w:rsidRPr="00D8713C">
        <w:rPr>
          <w:rFonts w:ascii="Calibri" w:hAnsi="Calibri" w:cs="Calibri"/>
          <w:color w:val="000000" w:themeColor="text1"/>
          <w:sz w:val="22"/>
          <w:szCs w:val="22"/>
          <w:lang w:val="en-US"/>
        </w:rPr>
      </w:r>
      <w:r w:rsidRPr="00D8713C">
        <w:rPr>
          <w:rFonts w:ascii="Calibri" w:hAnsi="Calibri" w:cs="Calibri"/>
          <w:b/>
          <w:bCs/>
          <w:color w:val="000000" w:themeColor="text1"/>
          <w:sz w:val="22"/>
          <w:szCs w:val="22"/>
          <w:lang w:val="en-US"/>
        </w:rPr>
      </w:r>
      <w:r w:rsidRPr="00D8713C">
        <w:rPr>
          <w:rFonts w:ascii="Calibri" w:hAnsi="Calibri" w:cs="Calibri"/>
          <w:color w:val="000000" w:themeColor="text1"/>
          <w:sz w:val="22"/>
          <w:szCs w:val="22"/>
          <w:lang w:val="en-US"/>
        </w:rPr>
      </w:r>
    </w:p>
    <w:p w14:paraId="6C51E384" w14:textId="77777777" w:rsidR="00D8713C" w:rsidRPr="00D8713C" w:rsidRDefault="00D8713C" w:rsidP="00D8713C">
      <w:pPr>
        <w:numPr>
          <w:ilvl w:val="0"/>
          <w:numId w:val="28"/>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Deliverable: A defensible engineering memo with held-out R² for the regression, plus top_designs.csv and a Pareto scatter plot.</w:t>
      </w:r>
    </w:p>
    <w:p w14:paraId="7711AD60" w14:textId="77777777" w:rsidR="00D8713C" w:rsidRPr="00D8713C" w:rsidRDefault="00D8713C" w:rsidP="00D8713C">
      <w:pPr>
        <w:numPr>
          <w:ilvl w:val="1"/>
          <w:numId w:val="28"/>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The point:</w:t>
      </w:r>
      <w:r w:rsidRPr="00D8713C">
        <w:rPr>
          <w:rFonts w:ascii="Calibri" w:hAnsi="Calibri" w:cs="Calibri"/>
          <w:color w:val="000000" w:themeColor="text1"/>
          <w:sz w:val="22"/>
          <w:szCs w:val="22"/>
          <w:lang w:val="en-US"/>
        </w:rPr>
        <w:t xml:space="preserve"> Multi-step EDA + modelling on a 200-row dataset is exactly the workflow chat sessions can't sustain — every analysis step would be a copy-paste round-trip.</w:t>
      </w:r>
      <w:r w:rsidRPr="00D8713C">
        <w:rPr>
          <w:rFonts w:ascii="Calibri" w:hAnsi="Calibri" w:cs="Calibri"/>
          <w:b/>
          <w:bCs/>
          <w:color w:val="000000" w:themeColor="text1"/>
          <w:sz w:val="22"/>
          <w:szCs w:val="22"/>
          <w:lang w:val="en-US"/>
        </w:rPr>
      </w:r>
      <w:r w:rsidRPr="00D8713C">
        <w:rPr>
          <w:rFonts w:ascii="Calibri" w:hAnsi="Calibri" w:cs="Calibri"/>
          <w:color w:val="000000" w:themeColor="text1"/>
          <w:sz w:val="22"/>
          <w:szCs w:val="22"/>
          <w:lang w:val="en-US"/>
        </w:rPr>
      </w:r>
      <w:r w:rsidRPr="00D8713C">
        <w:rPr>
          <w:rFonts w:ascii="Calibri" w:hAnsi="Calibri" w:cs="Calibri"/>
          <w:b/>
          <w:bCs/>
          <w:color w:val="000000" w:themeColor="text1"/>
          <w:sz w:val="22"/>
          <w:szCs w:val="22"/>
          <w:lang w:val="en-US"/>
        </w:rPr>
      </w:r>
      <w:r w:rsidRPr="00D8713C">
        <w:rPr>
          <w:rFonts w:ascii="Calibri" w:hAnsi="Calibri" w:cs="Calibri"/>
          <w:color w:val="000000" w:themeColor="text1"/>
          <w:sz w:val="22"/>
          <w:szCs w:val="22"/>
          <w:lang w:val="en-US"/>
        </w:rPr>
      </w:r>
    </w:p>
    <w:p w14:paraId="535A9A5D" w14:textId="77777777" w:rsidR="00B5151F" w:rsidRDefault="00B5151F" w:rsidP="00D8713C">
      <w:pPr>
        <w:spacing w:after="0"/>
        <w:rPr>
          <w:rFonts w:ascii="Calibri" w:hAnsi="Calibri" w:cs="Calibri"/>
          <w:b/>
          <w:bCs/>
          <w:color w:val="000000" w:themeColor="text1"/>
          <w:sz w:val="22"/>
          <w:szCs w:val="22"/>
          <w:lang w:val="en-US"/>
        </w:rPr>
      </w:pPr>
    </w:p>
    <w:p w14:paraId="7C35243F" w14:textId="2399839B"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t>2:00 PM – 2:50 PM: Task 2 — Build a 3D Transient Thermomechanical FEM Solver</w:t>
      </w:r>
    </w:p>
    <w:p w14:paraId="1DBC8624" w14:textId="77777777" w:rsidR="00D8713C" w:rsidRPr="00D8713C" w:rsidRDefault="00D8713C" w:rsidP="00D8713C">
      <w:pPr>
        <w:numPr>
          <w:ilvl w:val="0"/>
          <w:numId w:val="2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Activity:</w:t>
      </w:r>
      <w:r w:rsidRPr="00D8713C">
        <w:rPr>
          <w:rFonts w:ascii="Calibri" w:hAnsi="Calibri" w:cs="Calibri"/>
          <w:color w:val="000000" w:themeColor="text1"/>
          <w:sz w:val="22"/>
          <w:szCs w:val="22"/>
          <w:lang w:val="en-US"/>
        </w:rPr>
        <w:t xml:space="preserve"> A 5 × 5 × 10 mm bonded silicon-on-copper brick. Fixed heat flux on the silicon face, fixed cold-side temperature on the copper face, top face mechanically clamped. No solver is provided — the agent builds a 3D finite-element solver in scikit-fem from scratch.</w:t>
      </w:r>
      <w:r w:rsidRPr="00D8713C">
        <w:rPr>
          <w:rFonts w:ascii="Calibri" w:hAnsi="Calibri" w:cs="Calibri"/>
          <w:b/>
          <w:bCs/>
          <w:color w:val="000000" w:themeColor="text1"/>
          <w:sz w:val="22"/>
          <w:szCs w:val="22"/>
          <w:lang w:val="en-US"/>
        </w:rPr>
      </w:r>
      <w:r w:rsidRPr="00D8713C">
        <w:rPr>
          <w:rFonts w:ascii="Calibri" w:hAnsi="Calibri" w:cs="Calibri"/>
          <w:color w:val="000000" w:themeColor="text1"/>
          <w:sz w:val="22"/>
          <w:szCs w:val="22"/>
          <w:lang w:val="en-US"/>
        </w:rPr>
      </w:r>
    </w:p>
    <w:p w14:paraId="6472D34A" w14:textId="77777777" w:rsidR="00D8713C" w:rsidRPr="00D8713C" w:rsidRDefault="00D8713C" w:rsidP="00D8713C">
      <w:pPr>
        <w:numPr>
          <w:ilvl w:val="0"/>
          <w:numId w:val="2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Required:</w:t>
      </w:r>
      <w:r w:rsidRPr="00D8713C">
        <w:rPr>
          <w:rFonts w:ascii="Calibri" w:hAnsi="Calibri" w:cs="Calibri"/>
          <w:color w:val="000000" w:themeColor="text1"/>
          <w:sz w:val="22"/>
          <w:szCs w:val="22"/>
          <w:lang w:val="en-US"/>
        </w:rPr>
        <w:t xml:space="preserve"> Transient heat with implicit Euler, steady-state linear elasticity with thermal load, validation against the analytical 1-D centerline limit, and a statistical brief (peak T, peak von Mises stress, interface σ_xx jump, time to 95 % steady state).</w:t>
      </w:r>
      <w:r w:rsidRPr="00D8713C">
        <w:rPr>
          <w:rFonts w:ascii="Calibri" w:hAnsi="Calibri" w:cs="Calibri"/>
          <w:i/>
          <w:iCs/>
          <w:color w:val="000000" w:themeColor="text1"/>
          <w:sz w:val="22"/>
          <w:szCs w:val="22"/>
          <w:lang w:val="en-US"/>
        </w:rPr>
      </w:r>
      <w:r w:rsidRPr="00D8713C">
        <w:rPr>
          <w:rFonts w:ascii="Calibri" w:hAnsi="Calibri" w:cs="Calibri"/>
          <w:color w:val="000000" w:themeColor="text1"/>
          <w:sz w:val="22"/>
          <w:szCs w:val="22"/>
          <w:lang w:val="en-US"/>
        </w:rPr>
      </w:r>
      <w:r w:rsidRPr="00D8713C">
        <w:rPr>
          <w:rFonts w:ascii="Calibri" w:hAnsi="Calibri" w:cs="Calibri"/>
          <w:i/>
          <w:iCs/>
          <w:color w:val="000000" w:themeColor="text1"/>
          <w:sz w:val="22"/>
          <w:szCs w:val="22"/>
          <w:lang w:val="en-US"/>
        </w:rPr>
      </w:r>
      <w:r w:rsidRPr="00D8713C">
        <w:rPr>
          <w:rFonts w:ascii="Calibri" w:hAnsi="Calibri" w:cs="Calibri"/>
          <w:color w:val="000000" w:themeColor="text1"/>
          <w:sz w:val="22"/>
          <w:szCs w:val="22"/>
          <w:lang w:val="en-US"/>
        </w:rPr>
      </w:r>
    </w:p>
    <w:p w14:paraId="2420B146" w14:textId="77777777" w:rsidR="00D8713C" w:rsidRPr="00D8713C" w:rsidRDefault="00D8713C" w:rsidP="00D8713C">
      <w:pPr>
        <w:numPr>
          <w:ilvl w:val="0"/>
          <w:numId w:val="2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The point:</w:t>
      </w:r>
      <w:r w:rsidRPr="00D8713C">
        <w:rPr>
          <w:rFonts w:ascii="Calibri" w:hAnsi="Calibri" w:cs="Calibri"/>
          <w:color w:val="000000" w:themeColor="text1"/>
          <w:sz w:val="22"/>
          <w:szCs w:val="22"/>
          <w:lang w:val="en-US"/>
        </w:rPr>
        <w:t xml:space="preserve"> Long-horizon code generation, numerical debugging, and validation against an analytical limit — sustained over 40+ tool calls in a single agent session. This is where chat sessions completely fall apart.</w:t>
      </w:r>
    </w:p>
    <w:p w14:paraId="2A1D5434" w14:textId="77777777" w:rsidR="00B5151F" w:rsidRDefault="00B5151F" w:rsidP="00D8713C">
      <w:pPr>
        <w:spacing w:after="0"/>
        <w:rPr>
          <w:rFonts w:ascii="Calibri" w:hAnsi="Calibri" w:cs="Calibri"/>
          <w:b/>
          <w:bCs/>
          <w:color w:val="000000" w:themeColor="text1"/>
          <w:sz w:val="22"/>
          <w:szCs w:val="22"/>
          <w:lang w:val="en-US"/>
        </w:rPr>
      </w:pPr>
    </w:p>
    <w:p w14:paraId="153D99C8" w14:textId="55E0BF72"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t>2:50 PM – 3:00 PM: Debrief</w:t>
      </w:r>
    </w:p>
    <w:p w14:paraId="77414ED7" w14:textId="77777777" w:rsidR="00D8713C" w:rsidRPr="00D8713C" w:rsidRDefault="00D8713C" w:rsidP="00D8713C">
      <w:pPr>
        <w:numPr>
          <w:ilvl w:val="0"/>
          <w:numId w:val="27"/>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Activity:</w:t>
      </w:r>
      <w:r w:rsidRPr="00D8713C">
        <w:rPr>
          <w:rFonts w:ascii="Calibri" w:hAnsi="Calibri" w:cs="Calibri"/>
          <w:color w:val="000000" w:themeColor="text1"/>
          <w:sz w:val="22"/>
          <w:szCs w:val="22"/>
          <w:lang w:val="en-US"/>
        </w:rPr>
        <w:t xml:space="preserve"> How many tool calls did your agent make? Which anomalies (task 1) or bugs (task 2) did it diagnose unprompted, and which did you have to point at? Did it validate against an analytical limit? Honest answers calibrate trust.</w:t>
      </w:r>
    </w:p>
    <w:p w14:paraId="1F7A8F5C" w14:textId="77777777" w:rsidR="00D8713C" w:rsidRPr="00D8713C" w:rsidRDefault="00D8713C" w:rsidP="00D8713C">
      <w:pPr>
        <w:numPr>
          <w:ilvl w:val="0"/>
          <w:numId w:val="27"/>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Closing:</w:t>
      </w:r>
      <w:r w:rsidRPr="00D8713C">
        <w:rPr>
          <w:rFonts w:ascii="Calibri" w:hAnsi="Calibri" w:cs="Calibri"/>
          <w:color w:val="000000" w:themeColor="text1"/>
          <w:sz w:val="22"/>
          <w:szCs w:val="22"/>
          <w:lang w:val="en-US"/>
        </w:rPr>
        <w:t xml:space="preserve"> What in your own work has the same shape — multi-file data with a quantitative deliverable, or derive-code-debug-validate? That's the take-home.</w:t>
      </w:r>
    </w:p>
    <w:p w14:paraId="3BDA7CA3" w14:textId="3E55C424" w:rsidR="00D8713C" w:rsidRPr="00D8713C" w:rsidRDefault="00D8713C" w:rsidP="00D8713C">
      <w:pPr>
        <w:spacing w:after="0"/>
        <w:rPr>
          <w:rFonts w:ascii="Calibri" w:hAnsi="Calibri" w:cs="Calibri"/>
          <w:color w:val="000000" w:themeColor="text1"/>
          <w:sz w:val="22"/>
          <w:szCs w:val="22"/>
          <w:lang w:val="en-US"/>
        </w:rPr>
      </w:pPr>
    </w:p>
    <w:p w14:paraId="47EC463E" w14:textId="423415EC" w:rsidR="00D8713C" w:rsidRPr="00D8713C" w:rsidRDefault="00D8713C" w:rsidP="00D8713C">
      <w:pPr>
        <w:spacing w:after="0"/>
        <w:rPr>
          <w:rFonts w:ascii="Calibri" w:hAnsi="Calibri" w:cs="Calibri"/>
          <w:b/>
          <w:bCs/>
          <w:color w:val="000000" w:themeColor="text1"/>
          <w:sz w:val="22"/>
          <w:szCs w:val="22"/>
          <w:lang w:val="en-US"/>
        </w:rPr>
      </w:pPr>
      <w:r w:rsidRPr="00D8713C">
        <w:rPr>
          <w:rFonts w:ascii="Calibri" w:hAnsi="Calibri" w:cs="Calibri"/>
          <w:b/>
          <w:bCs/>
          <w:color w:val="000000" w:themeColor="text1"/>
          <w:sz w:val="22"/>
          <w:szCs w:val="22"/>
          <w:lang w:val="en-US"/>
        </w:rPr>
        <w:t>Prerequisites Checklist (For the Take-Home Flier)</w:t>
      </w:r>
    </w:p>
    <w:p w14:paraId="4E4F87DF" w14:textId="6339E010" w:rsidR="00D8713C" w:rsidRPr="00D8713C" w:rsidRDefault="00D8713C" w:rsidP="00D8713C">
      <w:pPr>
        <w:spacing w:after="0"/>
        <w:rPr>
          <w:rFonts w:ascii="Calibri" w:hAnsi="Calibri" w:cs="Calibri"/>
          <w:color w:val="000000" w:themeColor="text1"/>
          <w:sz w:val="22"/>
          <w:szCs w:val="22"/>
          <w:lang w:val="en-US"/>
        </w:rPr>
      </w:pPr>
    </w:p>
    <w:p w14:paraId="5C1C5D90" w14:textId="77777777" w:rsidR="00D8713C" w:rsidRPr="00D8713C" w:rsidRDefault="00D8713C" w:rsidP="00D8713C">
      <w:p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Scientific AI Toolbox Checklist:</w:t>
      </w:r>
    </w:p>
    <w:p w14:paraId="473E3833" w14:textId="77777777" w:rsidR="00D8713C" w:rsidRPr="00D8713C" w:rsidRDefault="00D8713C" w:rsidP="00D8713C">
      <w:pPr>
        <w:numPr>
          <w:ilvl w:val="0"/>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OpenAI account:</w:t>
      </w:r>
      <w:r w:rsidRPr="00D8713C">
        <w:rPr>
          <w:rFonts w:ascii="Calibri" w:hAnsi="Calibri" w:cs="Calibri"/>
          <w:color w:val="000000" w:themeColor="text1"/>
          <w:sz w:val="22"/>
          <w:szCs w:val="22"/>
          <w:lang w:val="en-US"/>
        </w:rPr>
        <w:t xml:space="preserve"> Create one at platform.openai.com and top up US$5 of API credit. Covers the whole workshop with margin.</w:t>
      </w:r>
      <w:r w:rsidRPr="00D8713C">
        <w:rPr>
          <w:rFonts w:ascii="Calibri" w:hAnsi="Calibri" w:cs="Calibri"/>
          <w:color w:val="000000" w:themeColor="text1"/>
          <w:sz w:val="22"/>
          <w:szCs w:val="22"/>
          <w:lang w:val="en-US"/>
        </w:rPr>
      </w:r>
      <w:proofErr w:type="spellStart"/>
      <w:r w:rsidRPr="00D8713C">
        <w:rPr>
          <w:rFonts w:ascii="Calibri" w:hAnsi="Calibri" w:cs="Calibri"/>
          <w:color w:val="000000" w:themeColor="text1"/>
          <w:sz w:val="22"/>
          <w:szCs w:val="22"/>
          <w:lang w:val="en-US"/>
        </w:rPr>
      </w:r>
      <w:proofErr w:type="spellEnd"/>
      <w:r w:rsidRPr="00D8713C">
        <w:rPr>
          <w:rFonts w:ascii="Calibri" w:hAnsi="Calibri" w:cs="Calibri"/>
          <w:color w:val="000000" w:themeColor="text1"/>
          <w:sz w:val="22"/>
          <w:szCs w:val="22"/>
          <w:lang w:val="en-US"/>
        </w:rPr>
      </w:r>
    </w:p>
    <w:p w14:paraId="38FEE308" w14:textId="77777777" w:rsidR="00D8713C" w:rsidRPr="00D8713C" w:rsidRDefault="00D8713C" w:rsidP="00D8713C">
      <w:pPr>
        <w:numPr>
          <w:ilvl w:val="0"/>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Software stack: Install uv, OpenCode, and the workshop Python environment with scikit-fem.</w:t>
      </w:r>
    </w:p>
    <w:p w14:paraId="25586FF7" w14:textId="77777777" w:rsidR="00D8713C" w:rsidRPr="00D8713C" w:rsidRDefault="00D8713C" w:rsidP="00D8713C">
      <w:pPr>
        <w:numPr>
          <w:ilvl w:val="1"/>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uv + env:</w:t>
      </w:r>
      <w:r w:rsidRPr="00D8713C">
        <w:rPr>
          <w:rFonts w:ascii="Calibri" w:hAnsi="Calibri" w:cs="Calibri"/>
          <w:color w:val="000000" w:themeColor="text1"/>
          <w:sz w:val="22"/>
          <w:szCs w:val="22"/>
          <w:lang w:val="en-US"/>
        </w:rPr>
        <w:t xml:space="preserve"> curl -LsSf https://astral.sh/uv/install.sh | sh; then uv venv ~/.venv --python 3.12 &amp;&amp; uv pip install pandas matplotlib scikit-learn scikit-fem.</w:t>
      </w:r>
    </w:p>
    <w:p w14:paraId="4CCC2A33" w14:textId="38D60694" w:rsidR="00D8713C" w:rsidRPr="00D8713C" w:rsidRDefault="00D8713C" w:rsidP="00D8713C">
      <w:pPr>
        <w:numPr>
          <w:ilvl w:val="1"/>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OpenCode:</w:t>
      </w:r>
      <w:r w:rsidRPr="00D8713C">
        <w:rPr>
          <w:rFonts w:ascii="Calibri" w:hAnsi="Calibri" w:cs="Calibri"/>
          <w:color w:val="000000" w:themeColor="text1"/>
          <w:sz w:val="22"/>
          <w:szCs w:val="22"/>
          <w:lang w:val="en-US"/>
        </w:rPr>
        <w:t xml:space="preserve"> Install via brew/npm/curl (see task0_kit/SETUP.md). Set OPENAI_API_KEY in your shell rc. Configure model = openai/gpt-5.4-mini.</w:t>
      </w:r>
      <w:r w:rsidR="6B9424C3" w:rsidRPr="6B9424C3">
        <w:rPr>
          <w:rFonts w:ascii="Calibri" w:hAnsi="Calibri" w:cs="Calibri"/>
          <w:color w:val="000000" w:themeColor="text1"/>
          <w:sz w:val="22"/>
          <w:szCs w:val="22"/>
          <w:lang w:val="en-US"/>
        </w:rPr>
      </w:r>
    </w:p>
    <w:p w14:paraId="4F7BCDB4" w14:textId="77777777" w:rsidR="00D8713C" w:rsidRPr="00D8713C" w:rsidRDefault="00D8713C" w:rsidP="00D8713C">
      <w:pPr>
        <w:numPr>
          <w:ilvl w:val="1"/>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PATH:</w:t>
      </w:r>
      <w:r w:rsidRPr="00D8713C">
        <w:rPr>
          <w:rFonts w:ascii="Calibri" w:hAnsi="Calibri" w:cs="Calibri"/>
          <w:color w:val="000000" w:themeColor="text1"/>
          <w:sz w:val="22"/>
          <w:szCs w:val="22"/>
          <w:lang w:val="en-US"/>
        </w:rPr>
        <w:t xml:space="preserve"> Add ~/.venv/bin to your PATH so OpenCode runs the workshop Python.</w:t>
      </w:r>
    </w:p>
    <w:p w14:paraId="5B8F50CD" w14:textId="77777777" w:rsidR="00D8713C" w:rsidRPr="00D8713C" w:rsidRDefault="00D8713C" w:rsidP="00D8713C">
      <w:pPr>
        <w:numPr>
          <w:ilvl w:val="0"/>
          <w:numId w:val="2"/>
        </w:numPr>
        <w:spacing w:after="0"/>
        <w:rPr>
          <w:rFonts w:ascii="Calibri" w:hAnsi="Calibri" w:cs="Calibri"/>
          <w:color w:val="000000" w:themeColor="text1"/>
          <w:sz w:val="22"/>
          <w:szCs w:val="22"/>
          <w:lang w:val="en-US"/>
        </w:rPr>
      </w:pPr>
      <w:r w:rsidRPr="00D8713C">
        <w:rPr>
          <w:rFonts w:ascii="Calibri" w:hAnsi="Calibri" w:cs="Calibri"/>
          <w:b/>
          <w:bCs/>
          <w:color w:val="000000" w:themeColor="text1"/>
          <w:sz w:val="22"/>
          <w:szCs w:val="22"/>
          <w:lang w:val="en-US"/>
        </w:rPr>
        <w:t>Smoke test:</w:t>
      </w:r>
      <w:r w:rsidRPr="00D8713C">
        <w:rPr>
          <w:rFonts w:ascii="Calibri" w:hAnsi="Calibri" w:cs="Calibri"/>
          <w:color w:val="000000" w:themeColor="text1"/>
          <w:sz w:val="22"/>
          <w:szCs w:val="22"/>
          <w:lang w:val="en-US"/>
        </w:rPr>
        <w:t xml:space="preserve"> Launch opencode in an empty folder and ask it to run `python -c "import pandas, matplotlib, sklearn, skfem; print('ok')"`. If it prints ok, you're ready.</w:t>
      </w:r>
    </w:p>
    <w:sectPr w:rsidR="00D8713C" w:rsidRPr="00D8713C">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8A96" w14:textId="77777777" w:rsidR="002F2F59" w:rsidRDefault="002F2F59" w:rsidP="009469AE">
      <w:pPr>
        <w:spacing w:after="0" w:line="240" w:lineRule="auto"/>
      </w:pPr>
      <w:r>
        <w:separator/>
      </w:r>
    </w:p>
  </w:endnote>
  <w:endnote w:type="continuationSeparator" w:id="0">
    <w:p w14:paraId="6DE01587" w14:textId="77777777" w:rsidR="002F2F59" w:rsidRDefault="002F2F59" w:rsidP="0094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8E7C9E" w14:paraId="35E5A8ED" w14:textId="77777777" w:rsidTr="63B026A3">
      <w:trPr>
        <w:trHeight w:val="300"/>
      </w:trPr>
      <w:tc>
        <w:tcPr>
          <w:tcW w:w="3005" w:type="dxa"/>
        </w:tcPr>
        <w:p w14:paraId="1CD334BF" w14:textId="77777777" w:rsidR="008E7C9E" w:rsidRDefault="008E7C9E" w:rsidP="63B026A3">
          <w:pPr>
            <w:pStyle w:val="Header"/>
            <w:ind w:left="-115"/>
          </w:pPr>
        </w:p>
      </w:tc>
      <w:tc>
        <w:tcPr>
          <w:tcW w:w="3005" w:type="dxa"/>
        </w:tcPr>
        <w:p w14:paraId="6D9B4240" w14:textId="77777777" w:rsidR="008E7C9E" w:rsidRDefault="008E7C9E" w:rsidP="63B026A3">
          <w:pPr>
            <w:pStyle w:val="Header"/>
            <w:jc w:val="center"/>
          </w:pPr>
        </w:p>
      </w:tc>
      <w:tc>
        <w:tcPr>
          <w:tcW w:w="3005" w:type="dxa"/>
        </w:tcPr>
        <w:p w14:paraId="78497A4C" w14:textId="77777777" w:rsidR="008E7C9E" w:rsidRDefault="008E7C9E" w:rsidP="63B026A3">
          <w:pPr>
            <w:pStyle w:val="Header"/>
            <w:ind w:right="-115"/>
            <w:jc w:val="right"/>
          </w:pPr>
        </w:p>
      </w:tc>
    </w:tr>
  </w:tbl>
  <w:p w14:paraId="468E548E" w14:textId="77777777" w:rsidR="008E7C9E" w:rsidRDefault="008E7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960D" w14:textId="77777777" w:rsidR="002F2F59" w:rsidRDefault="002F2F59" w:rsidP="009469AE">
      <w:pPr>
        <w:spacing w:after="0" w:line="240" w:lineRule="auto"/>
      </w:pPr>
      <w:r>
        <w:separator/>
      </w:r>
    </w:p>
  </w:footnote>
  <w:footnote w:type="continuationSeparator" w:id="0">
    <w:p w14:paraId="51E4B5D2" w14:textId="77777777" w:rsidR="002F2F59" w:rsidRDefault="002F2F59" w:rsidP="00946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1743" w14:textId="7765CD42" w:rsidR="008E7C9E" w:rsidRDefault="008E7C9E">
    <w:pPr>
      <w:pStyle w:val="Header"/>
    </w:pPr>
    <w:r>
      <w:rPr>
        <w:color w:val="FF0000"/>
        <w:sz w:val="20"/>
        <w:szCs w:val="20"/>
      </w:rPr>
      <w:t xml:space="preserve">Draft programme as of </w:t>
    </w:r>
    <w:r w:rsidR="004B6B63">
      <w:rPr>
        <w:color w:val="FF0000"/>
        <w:sz w:val="20"/>
        <w:szCs w:val="20"/>
      </w:rPr>
      <w:t>12</w:t>
    </w:r>
    <w:r>
      <w:rPr>
        <w:color w:val="FF0000"/>
        <w:sz w:val="20"/>
        <w:szCs w:val="20"/>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272"/>
    <w:multiLevelType w:val="multilevel"/>
    <w:tmpl w:val="12B8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6356"/>
    <w:multiLevelType w:val="hybridMultilevel"/>
    <w:tmpl w:val="2A3EFFA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4141DAA"/>
    <w:multiLevelType w:val="hybridMultilevel"/>
    <w:tmpl w:val="311C59D4"/>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7230C"/>
    <w:multiLevelType w:val="multilevel"/>
    <w:tmpl w:val="71D8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A5856"/>
    <w:multiLevelType w:val="multilevel"/>
    <w:tmpl w:val="59EC1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20BEC"/>
    <w:multiLevelType w:val="multilevel"/>
    <w:tmpl w:val="19485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A38F1"/>
    <w:multiLevelType w:val="multilevel"/>
    <w:tmpl w:val="57D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0460B"/>
    <w:multiLevelType w:val="hybridMultilevel"/>
    <w:tmpl w:val="945E5A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9FA7820"/>
    <w:multiLevelType w:val="multilevel"/>
    <w:tmpl w:val="7674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C0B75"/>
    <w:multiLevelType w:val="hybridMultilevel"/>
    <w:tmpl w:val="728E105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43C55EC"/>
    <w:multiLevelType w:val="hybridMultilevel"/>
    <w:tmpl w:val="1844328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5903487"/>
    <w:multiLevelType w:val="hybridMultilevel"/>
    <w:tmpl w:val="B1A223E4"/>
    <w:lvl w:ilvl="0" w:tplc="48090011">
      <w:start w:val="1"/>
      <w:numFmt w:val="decimal"/>
      <w:lvlText w:val="%1)"/>
      <w:lvlJc w:val="left"/>
      <w:pPr>
        <w:ind w:left="720" w:hanging="360"/>
      </w:pPr>
    </w:lvl>
    <w:lvl w:ilvl="1" w:tplc="35267942">
      <w:numFmt w:val="bullet"/>
      <w:lvlText w:val="-"/>
      <w:lvlJc w:val="left"/>
      <w:pPr>
        <w:ind w:left="1440" w:hanging="360"/>
      </w:pPr>
      <w:rPr>
        <w:rFonts w:ascii="Aptos" w:eastAsiaTheme="minorEastAsia" w:hAnsi="Aptos" w:cs="Calibri Light"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AA9417B"/>
    <w:multiLevelType w:val="hybridMultilevel"/>
    <w:tmpl w:val="7A62815C"/>
    <w:lvl w:ilvl="0" w:tplc="4809000F">
      <w:start w:val="1"/>
      <w:numFmt w:val="decimal"/>
      <w:lvlText w:val="%1."/>
      <w:lvlJc w:val="left"/>
      <w:pPr>
        <w:ind w:left="720" w:hanging="360"/>
      </w:pPr>
      <w:rPr>
        <w:rFont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EB7757"/>
    <w:multiLevelType w:val="multilevel"/>
    <w:tmpl w:val="38022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54779"/>
    <w:multiLevelType w:val="hybridMultilevel"/>
    <w:tmpl w:val="FD30A7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7FA3A6D"/>
    <w:multiLevelType w:val="multilevel"/>
    <w:tmpl w:val="6A28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955190"/>
    <w:multiLevelType w:val="hybridMultilevel"/>
    <w:tmpl w:val="AF3070B0"/>
    <w:lvl w:ilvl="0" w:tplc="EAD6CAF4">
      <w:start w:val="30"/>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F9030E3"/>
    <w:multiLevelType w:val="hybridMultilevel"/>
    <w:tmpl w:val="CDEEC2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12C6D0B"/>
    <w:multiLevelType w:val="multilevel"/>
    <w:tmpl w:val="02D04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4175F"/>
    <w:multiLevelType w:val="multilevel"/>
    <w:tmpl w:val="75440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342402"/>
    <w:multiLevelType w:val="hybridMultilevel"/>
    <w:tmpl w:val="43B02D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6403D60"/>
    <w:multiLevelType w:val="multilevel"/>
    <w:tmpl w:val="A30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A1E23"/>
    <w:multiLevelType w:val="multilevel"/>
    <w:tmpl w:val="A36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F3F94"/>
    <w:multiLevelType w:val="hybridMultilevel"/>
    <w:tmpl w:val="9C6A05E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4E67186E"/>
    <w:multiLevelType w:val="multilevel"/>
    <w:tmpl w:val="F29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D674A"/>
    <w:multiLevelType w:val="multilevel"/>
    <w:tmpl w:val="8EC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180924"/>
    <w:multiLevelType w:val="hybridMultilevel"/>
    <w:tmpl w:val="BA2CAC6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7" w15:restartNumberingAfterBreak="0">
    <w:nsid w:val="6C6F1CDF"/>
    <w:multiLevelType w:val="multilevel"/>
    <w:tmpl w:val="B6A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172285">
    <w:abstractNumId w:val="2"/>
  </w:num>
  <w:num w:numId="2" w16cid:durableId="1188913243">
    <w:abstractNumId w:val="5"/>
  </w:num>
  <w:num w:numId="3" w16cid:durableId="1274051003">
    <w:abstractNumId w:val="13"/>
  </w:num>
  <w:num w:numId="4" w16cid:durableId="1334381812">
    <w:abstractNumId w:val="8"/>
  </w:num>
  <w:num w:numId="5" w16cid:durableId="1338582235">
    <w:abstractNumId w:val="10"/>
  </w:num>
  <w:num w:numId="6" w16cid:durableId="135268373">
    <w:abstractNumId w:val="20"/>
  </w:num>
  <w:num w:numId="7" w16cid:durableId="1392852353">
    <w:abstractNumId w:val="12"/>
  </w:num>
  <w:num w:numId="8" w16cid:durableId="1432434202">
    <w:abstractNumId w:val="26"/>
  </w:num>
  <w:num w:numId="9" w16cid:durableId="1455634903">
    <w:abstractNumId w:val="3"/>
  </w:num>
  <w:num w:numId="10" w16cid:durableId="1480807569">
    <w:abstractNumId w:val="16"/>
  </w:num>
  <w:num w:numId="11" w16cid:durableId="1583641754">
    <w:abstractNumId w:val="24"/>
  </w:num>
  <w:num w:numId="12" w16cid:durableId="1708407636">
    <w:abstractNumId w:val="14"/>
  </w:num>
  <w:num w:numId="13" w16cid:durableId="19094869">
    <w:abstractNumId w:val="0"/>
  </w:num>
  <w:num w:numId="14" w16cid:durableId="2002149735">
    <w:abstractNumId w:val="15"/>
  </w:num>
  <w:num w:numId="15" w16cid:durableId="2048792279">
    <w:abstractNumId w:val="18"/>
  </w:num>
  <w:num w:numId="16" w16cid:durableId="252861536">
    <w:abstractNumId w:val="22"/>
  </w:num>
  <w:num w:numId="17" w16cid:durableId="526022656">
    <w:abstractNumId w:val="19"/>
  </w:num>
  <w:num w:numId="18" w16cid:durableId="543062102">
    <w:abstractNumId w:val="23"/>
  </w:num>
  <w:num w:numId="19" w16cid:durableId="712966194">
    <w:abstractNumId w:val="11"/>
  </w:num>
  <w:num w:numId="20" w16cid:durableId="751001543">
    <w:abstractNumId w:val="21"/>
  </w:num>
  <w:num w:numId="21" w16cid:durableId="751661114">
    <w:abstractNumId w:val="17"/>
  </w:num>
  <w:num w:numId="22" w16cid:durableId="761414993">
    <w:abstractNumId w:val="27"/>
  </w:num>
  <w:num w:numId="23" w16cid:durableId="767313854">
    <w:abstractNumId w:val="7"/>
  </w:num>
  <w:num w:numId="24" w16cid:durableId="838424331">
    <w:abstractNumId w:val="9"/>
  </w:num>
  <w:num w:numId="25" w16cid:durableId="846023233">
    <w:abstractNumId w:val="25"/>
  </w:num>
  <w:num w:numId="26" w16cid:durableId="881136934">
    <w:abstractNumId w:val="1"/>
  </w:num>
  <w:num w:numId="27" w16cid:durableId="949775390">
    <w:abstractNumId w:val="6"/>
  </w:num>
  <w:num w:numId="28" w16cid:durableId="9723244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Jun (IHPC)">
    <w15:presenceInfo w15:providerId="AD" w15:userId="S::liuj@a-star.edu.sg::1022a39d-7fe5-47f4-b324-51abc1a535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3D"/>
    <w:rsid w:val="00003107"/>
    <w:rsid w:val="00010CD8"/>
    <w:rsid w:val="000119F8"/>
    <w:rsid w:val="0001308F"/>
    <w:rsid w:val="0001563C"/>
    <w:rsid w:val="00016BAA"/>
    <w:rsid w:val="0002556F"/>
    <w:rsid w:val="00026B45"/>
    <w:rsid w:val="00027F5F"/>
    <w:rsid w:val="000328DD"/>
    <w:rsid w:val="0003618A"/>
    <w:rsid w:val="000442ED"/>
    <w:rsid w:val="00046213"/>
    <w:rsid w:val="00046B45"/>
    <w:rsid w:val="00054795"/>
    <w:rsid w:val="00062B41"/>
    <w:rsid w:val="00067037"/>
    <w:rsid w:val="00072421"/>
    <w:rsid w:val="00073323"/>
    <w:rsid w:val="00084F1A"/>
    <w:rsid w:val="00086F65"/>
    <w:rsid w:val="0009740B"/>
    <w:rsid w:val="000A1206"/>
    <w:rsid w:val="000B22BE"/>
    <w:rsid w:val="000B2C72"/>
    <w:rsid w:val="000B55A2"/>
    <w:rsid w:val="000D310A"/>
    <w:rsid w:val="000D36AE"/>
    <w:rsid w:val="000E61C6"/>
    <w:rsid w:val="000E7C2D"/>
    <w:rsid w:val="000F1B76"/>
    <w:rsid w:val="00101409"/>
    <w:rsid w:val="001111EB"/>
    <w:rsid w:val="001155C4"/>
    <w:rsid w:val="00156953"/>
    <w:rsid w:val="001618B2"/>
    <w:rsid w:val="00173A77"/>
    <w:rsid w:val="0017626A"/>
    <w:rsid w:val="00184648"/>
    <w:rsid w:val="001957F9"/>
    <w:rsid w:val="00196AC0"/>
    <w:rsid w:val="001A6347"/>
    <w:rsid w:val="001B032E"/>
    <w:rsid w:val="001B1D6C"/>
    <w:rsid w:val="001B42AB"/>
    <w:rsid w:val="001C3633"/>
    <w:rsid w:val="001C5546"/>
    <w:rsid w:val="001C6228"/>
    <w:rsid w:val="001C7963"/>
    <w:rsid w:val="001D0204"/>
    <w:rsid w:val="001D0B85"/>
    <w:rsid w:val="001D19EB"/>
    <w:rsid w:val="001D235C"/>
    <w:rsid w:val="001D5410"/>
    <w:rsid w:val="001E056E"/>
    <w:rsid w:val="001E153D"/>
    <w:rsid w:val="001E3645"/>
    <w:rsid w:val="00200CD7"/>
    <w:rsid w:val="00200F35"/>
    <w:rsid w:val="002125CC"/>
    <w:rsid w:val="00212F21"/>
    <w:rsid w:val="00214D40"/>
    <w:rsid w:val="00217DBC"/>
    <w:rsid w:val="0022469C"/>
    <w:rsid w:val="002270C3"/>
    <w:rsid w:val="00231556"/>
    <w:rsid w:val="002324A9"/>
    <w:rsid w:val="00232CCC"/>
    <w:rsid w:val="0023318A"/>
    <w:rsid w:val="002359C2"/>
    <w:rsid w:val="00235B53"/>
    <w:rsid w:val="002415B7"/>
    <w:rsid w:val="002501E5"/>
    <w:rsid w:val="00251B4A"/>
    <w:rsid w:val="002607C0"/>
    <w:rsid w:val="00262022"/>
    <w:rsid w:val="002656D3"/>
    <w:rsid w:val="0026620E"/>
    <w:rsid w:val="0026660F"/>
    <w:rsid w:val="00271986"/>
    <w:rsid w:val="00273289"/>
    <w:rsid w:val="002740D0"/>
    <w:rsid w:val="00274468"/>
    <w:rsid w:val="00275386"/>
    <w:rsid w:val="00275F41"/>
    <w:rsid w:val="002838F6"/>
    <w:rsid w:val="00287443"/>
    <w:rsid w:val="00291B11"/>
    <w:rsid w:val="002A1103"/>
    <w:rsid w:val="002A748E"/>
    <w:rsid w:val="002B3B95"/>
    <w:rsid w:val="002B72A4"/>
    <w:rsid w:val="002D343B"/>
    <w:rsid w:val="002E10CF"/>
    <w:rsid w:val="002E169C"/>
    <w:rsid w:val="002E16F2"/>
    <w:rsid w:val="002E3D5B"/>
    <w:rsid w:val="002E648C"/>
    <w:rsid w:val="002E713C"/>
    <w:rsid w:val="002F2F59"/>
    <w:rsid w:val="002F53F7"/>
    <w:rsid w:val="002F6427"/>
    <w:rsid w:val="00300290"/>
    <w:rsid w:val="00303509"/>
    <w:rsid w:val="00305869"/>
    <w:rsid w:val="00311A00"/>
    <w:rsid w:val="003201D5"/>
    <w:rsid w:val="00323B81"/>
    <w:rsid w:val="00330BE7"/>
    <w:rsid w:val="00333BFF"/>
    <w:rsid w:val="003340A1"/>
    <w:rsid w:val="003352B7"/>
    <w:rsid w:val="00345FE6"/>
    <w:rsid w:val="00356D5B"/>
    <w:rsid w:val="00367A6F"/>
    <w:rsid w:val="003716F4"/>
    <w:rsid w:val="00371A9A"/>
    <w:rsid w:val="003818EA"/>
    <w:rsid w:val="00394821"/>
    <w:rsid w:val="003A09EE"/>
    <w:rsid w:val="003A0B7B"/>
    <w:rsid w:val="003A50B7"/>
    <w:rsid w:val="003A55AE"/>
    <w:rsid w:val="003B2022"/>
    <w:rsid w:val="003C0632"/>
    <w:rsid w:val="003C1258"/>
    <w:rsid w:val="003D53CB"/>
    <w:rsid w:val="003F0FCE"/>
    <w:rsid w:val="003F1F2A"/>
    <w:rsid w:val="003F2479"/>
    <w:rsid w:val="003F3F8C"/>
    <w:rsid w:val="004049E4"/>
    <w:rsid w:val="004055CD"/>
    <w:rsid w:val="0040E0A9"/>
    <w:rsid w:val="00411A9E"/>
    <w:rsid w:val="00420169"/>
    <w:rsid w:val="004222F2"/>
    <w:rsid w:val="00424880"/>
    <w:rsid w:val="0043050F"/>
    <w:rsid w:val="004308E3"/>
    <w:rsid w:val="00430EFB"/>
    <w:rsid w:val="00432C78"/>
    <w:rsid w:val="00432E95"/>
    <w:rsid w:val="00436CBD"/>
    <w:rsid w:val="00437D7C"/>
    <w:rsid w:val="00450B22"/>
    <w:rsid w:val="00455F39"/>
    <w:rsid w:val="004605CD"/>
    <w:rsid w:val="0046278A"/>
    <w:rsid w:val="00476409"/>
    <w:rsid w:val="004832A2"/>
    <w:rsid w:val="00487F2C"/>
    <w:rsid w:val="00491A2B"/>
    <w:rsid w:val="004A00E8"/>
    <w:rsid w:val="004A3C64"/>
    <w:rsid w:val="004B36A4"/>
    <w:rsid w:val="004B457C"/>
    <w:rsid w:val="004B6993"/>
    <w:rsid w:val="004B6B63"/>
    <w:rsid w:val="004D2B77"/>
    <w:rsid w:val="004D5277"/>
    <w:rsid w:val="004D572B"/>
    <w:rsid w:val="004F3881"/>
    <w:rsid w:val="004F51DD"/>
    <w:rsid w:val="00503CB3"/>
    <w:rsid w:val="00505A33"/>
    <w:rsid w:val="00513809"/>
    <w:rsid w:val="005140BF"/>
    <w:rsid w:val="005217C5"/>
    <w:rsid w:val="00522296"/>
    <w:rsid w:val="00525DF9"/>
    <w:rsid w:val="00540FD4"/>
    <w:rsid w:val="005462C3"/>
    <w:rsid w:val="00552281"/>
    <w:rsid w:val="00555B79"/>
    <w:rsid w:val="00583595"/>
    <w:rsid w:val="00584AB2"/>
    <w:rsid w:val="00586D92"/>
    <w:rsid w:val="005907B9"/>
    <w:rsid w:val="00590CD2"/>
    <w:rsid w:val="00594284"/>
    <w:rsid w:val="005A132D"/>
    <w:rsid w:val="005A243B"/>
    <w:rsid w:val="005A28A0"/>
    <w:rsid w:val="005A58AF"/>
    <w:rsid w:val="005A652D"/>
    <w:rsid w:val="005B0ACA"/>
    <w:rsid w:val="005B4881"/>
    <w:rsid w:val="005B67EE"/>
    <w:rsid w:val="005C24C9"/>
    <w:rsid w:val="005C353C"/>
    <w:rsid w:val="005D4CBB"/>
    <w:rsid w:val="005D6B3E"/>
    <w:rsid w:val="005E0641"/>
    <w:rsid w:val="005E47A3"/>
    <w:rsid w:val="005E79D5"/>
    <w:rsid w:val="005F7178"/>
    <w:rsid w:val="0061155B"/>
    <w:rsid w:val="00623E2E"/>
    <w:rsid w:val="00643ACB"/>
    <w:rsid w:val="00643C46"/>
    <w:rsid w:val="0065353D"/>
    <w:rsid w:val="00687E81"/>
    <w:rsid w:val="006A0C9F"/>
    <w:rsid w:val="006A11DF"/>
    <w:rsid w:val="006A5E41"/>
    <w:rsid w:val="006B5D0D"/>
    <w:rsid w:val="006B5D64"/>
    <w:rsid w:val="006C3C3C"/>
    <w:rsid w:val="006C43A8"/>
    <w:rsid w:val="006C5902"/>
    <w:rsid w:val="006C6EA5"/>
    <w:rsid w:val="006D24A7"/>
    <w:rsid w:val="006D4AD0"/>
    <w:rsid w:val="006E0EC2"/>
    <w:rsid w:val="006E1564"/>
    <w:rsid w:val="006F28B5"/>
    <w:rsid w:val="006F7E50"/>
    <w:rsid w:val="00701DB7"/>
    <w:rsid w:val="00705FCE"/>
    <w:rsid w:val="00710868"/>
    <w:rsid w:val="0071716D"/>
    <w:rsid w:val="00726982"/>
    <w:rsid w:val="00730243"/>
    <w:rsid w:val="0074534E"/>
    <w:rsid w:val="00746B22"/>
    <w:rsid w:val="00751005"/>
    <w:rsid w:val="00752CF2"/>
    <w:rsid w:val="007579C6"/>
    <w:rsid w:val="00764024"/>
    <w:rsid w:val="00774417"/>
    <w:rsid w:val="00783F5F"/>
    <w:rsid w:val="00785223"/>
    <w:rsid w:val="007864A1"/>
    <w:rsid w:val="00796152"/>
    <w:rsid w:val="007A0537"/>
    <w:rsid w:val="007A1423"/>
    <w:rsid w:val="007A5340"/>
    <w:rsid w:val="007A59D6"/>
    <w:rsid w:val="007A604E"/>
    <w:rsid w:val="007B3F6A"/>
    <w:rsid w:val="007B5594"/>
    <w:rsid w:val="007C7197"/>
    <w:rsid w:val="007C78C2"/>
    <w:rsid w:val="007D24F3"/>
    <w:rsid w:val="007E561F"/>
    <w:rsid w:val="007E69FB"/>
    <w:rsid w:val="007E6CCB"/>
    <w:rsid w:val="007F2411"/>
    <w:rsid w:val="007F61BE"/>
    <w:rsid w:val="00805129"/>
    <w:rsid w:val="00810752"/>
    <w:rsid w:val="00812343"/>
    <w:rsid w:val="00817054"/>
    <w:rsid w:val="008211FE"/>
    <w:rsid w:val="00842A2B"/>
    <w:rsid w:val="00844789"/>
    <w:rsid w:val="00850875"/>
    <w:rsid w:val="00851E33"/>
    <w:rsid w:val="00852346"/>
    <w:rsid w:val="008569DF"/>
    <w:rsid w:val="00882413"/>
    <w:rsid w:val="008833E3"/>
    <w:rsid w:val="00885C28"/>
    <w:rsid w:val="00890798"/>
    <w:rsid w:val="00892130"/>
    <w:rsid w:val="008962CD"/>
    <w:rsid w:val="008A170C"/>
    <w:rsid w:val="008C1128"/>
    <w:rsid w:val="008C2104"/>
    <w:rsid w:val="008C4E40"/>
    <w:rsid w:val="008E7C9E"/>
    <w:rsid w:val="008F0412"/>
    <w:rsid w:val="008F0E3F"/>
    <w:rsid w:val="008F223D"/>
    <w:rsid w:val="008F2D93"/>
    <w:rsid w:val="0090072A"/>
    <w:rsid w:val="0090095F"/>
    <w:rsid w:val="009013D7"/>
    <w:rsid w:val="00903972"/>
    <w:rsid w:val="00906486"/>
    <w:rsid w:val="00926EDB"/>
    <w:rsid w:val="00935D0F"/>
    <w:rsid w:val="00943224"/>
    <w:rsid w:val="00945322"/>
    <w:rsid w:val="009469AE"/>
    <w:rsid w:val="00946A1C"/>
    <w:rsid w:val="00947B81"/>
    <w:rsid w:val="00960BE8"/>
    <w:rsid w:val="00963703"/>
    <w:rsid w:val="00965A91"/>
    <w:rsid w:val="009672F0"/>
    <w:rsid w:val="00985405"/>
    <w:rsid w:val="00992C1D"/>
    <w:rsid w:val="009A2754"/>
    <w:rsid w:val="009B6577"/>
    <w:rsid w:val="009C3591"/>
    <w:rsid w:val="009C3B71"/>
    <w:rsid w:val="009D0D01"/>
    <w:rsid w:val="009D2200"/>
    <w:rsid w:val="009D2265"/>
    <w:rsid w:val="009D5AC9"/>
    <w:rsid w:val="009D6C4A"/>
    <w:rsid w:val="009E4D86"/>
    <w:rsid w:val="009E5535"/>
    <w:rsid w:val="009E77A5"/>
    <w:rsid w:val="009F1296"/>
    <w:rsid w:val="009F2E75"/>
    <w:rsid w:val="00A052B0"/>
    <w:rsid w:val="00A061B7"/>
    <w:rsid w:val="00A07819"/>
    <w:rsid w:val="00A16D77"/>
    <w:rsid w:val="00A17BE8"/>
    <w:rsid w:val="00A2045B"/>
    <w:rsid w:val="00A34B6B"/>
    <w:rsid w:val="00A4158E"/>
    <w:rsid w:val="00A43932"/>
    <w:rsid w:val="00A5162C"/>
    <w:rsid w:val="00A52D4D"/>
    <w:rsid w:val="00A530CE"/>
    <w:rsid w:val="00A62593"/>
    <w:rsid w:val="00A62D22"/>
    <w:rsid w:val="00A63DC9"/>
    <w:rsid w:val="00A76740"/>
    <w:rsid w:val="00A77133"/>
    <w:rsid w:val="00A77372"/>
    <w:rsid w:val="00A96E7F"/>
    <w:rsid w:val="00A9734F"/>
    <w:rsid w:val="00AA7E26"/>
    <w:rsid w:val="00AB289F"/>
    <w:rsid w:val="00AB6181"/>
    <w:rsid w:val="00AC0A2A"/>
    <w:rsid w:val="00AC54EE"/>
    <w:rsid w:val="00AC7D9C"/>
    <w:rsid w:val="00AD194C"/>
    <w:rsid w:val="00AD5D95"/>
    <w:rsid w:val="00AF7F2A"/>
    <w:rsid w:val="00B0039F"/>
    <w:rsid w:val="00B06A66"/>
    <w:rsid w:val="00B06CCB"/>
    <w:rsid w:val="00B10F5D"/>
    <w:rsid w:val="00B13A6C"/>
    <w:rsid w:val="00B2662B"/>
    <w:rsid w:val="00B27746"/>
    <w:rsid w:val="00B3292D"/>
    <w:rsid w:val="00B3296C"/>
    <w:rsid w:val="00B42E35"/>
    <w:rsid w:val="00B503B3"/>
    <w:rsid w:val="00B509FF"/>
    <w:rsid w:val="00B5151F"/>
    <w:rsid w:val="00B52150"/>
    <w:rsid w:val="00B62DF3"/>
    <w:rsid w:val="00B637C3"/>
    <w:rsid w:val="00B63829"/>
    <w:rsid w:val="00B84A47"/>
    <w:rsid w:val="00B92689"/>
    <w:rsid w:val="00B9363F"/>
    <w:rsid w:val="00BA308A"/>
    <w:rsid w:val="00BA6560"/>
    <w:rsid w:val="00BC03BA"/>
    <w:rsid w:val="00BC17EF"/>
    <w:rsid w:val="00BD4A3E"/>
    <w:rsid w:val="00BD7156"/>
    <w:rsid w:val="00BE269F"/>
    <w:rsid w:val="00C00DB6"/>
    <w:rsid w:val="00C03084"/>
    <w:rsid w:val="00C07DCD"/>
    <w:rsid w:val="00C113FA"/>
    <w:rsid w:val="00C1536B"/>
    <w:rsid w:val="00C158C1"/>
    <w:rsid w:val="00C17257"/>
    <w:rsid w:val="00C36FE9"/>
    <w:rsid w:val="00C376F2"/>
    <w:rsid w:val="00C37734"/>
    <w:rsid w:val="00C410B9"/>
    <w:rsid w:val="00C46812"/>
    <w:rsid w:val="00C52522"/>
    <w:rsid w:val="00C5406E"/>
    <w:rsid w:val="00C543C2"/>
    <w:rsid w:val="00C622CD"/>
    <w:rsid w:val="00C6546B"/>
    <w:rsid w:val="00C725DB"/>
    <w:rsid w:val="00C743DE"/>
    <w:rsid w:val="00C82573"/>
    <w:rsid w:val="00C90299"/>
    <w:rsid w:val="00C91D96"/>
    <w:rsid w:val="00CA48F7"/>
    <w:rsid w:val="00CA4AE3"/>
    <w:rsid w:val="00CA7E60"/>
    <w:rsid w:val="00CB3FC4"/>
    <w:rsid w:val="00CB45B9"/>
    <w:rsid w:val="00CC5526"/>
    <w:rsid w:val="00CD2C76"/>
    <w:rsid w:val="00CD3071"/>
    <w:rsid w:val="00CD494E"/>
    <w:rsid w:val="00CD51AA"/>
    <w:rsid w:val="00CE2D08"/>
    <w:rsid w:val="00CF449B"/>
    <w:rsid w:val="00CF4BA5"/>
    <w:rsid w:val="00CF7133"/>
    <w:rsid w:val="00D11A14"/>
    <w:rsid w:val="00D14D54"/>
    <w:rsid w:val="00D27016"/>
    <w:rsid w:val="00D31B70"/>
    <w:rsid w:val="00D32AC4"/>
    <w:rsid w:val="00D36A80"/>
    <w:rsid w:val="00D379F0"/>
    <w:rsid w:val="00D415BF"/>
    <w:rsid w:val="00D431F7"/>
    <w:rsid w:val="00D56509"/>
    <w:rsid w:val="00D57451"/>
    <w:rsid w:val="00D57FE4"/>
    <w:rsid w:val="00D63322"/>
    <w:rsid w:val="00D634E2"/>
    <w:rsid w:val="00D65E9A"/>
    <w:rsid w:val="00D71199"/>
    <w:rsid w:val="00D735BC"/>
    <w:rsid w:val="00D76B89"/>
    <w:rsid w:val="00D77843"/>
    <w:rsid w:val="00D807A8"/>
    <w:rsid w:val="00D8713C"/>
    <w:rsid w:val="00DA5B00"/>
    <w:rsid w:val="00DA5CF2"/>
    <w:rsid w:val="00DB1FC1"/>
    <w:rsid w:val="00DC3A9F"/>
    <w:rsid w:val="00DE0B04"/>
    <w:rsid w:val="00DE623E"/>
    <w:rsid w:val="00DE7233"/>
    <w:rsid w:val="00DF03D5"/>
    <w:rsid w:val="00DF5005"/>
    <w:rsid w:val="00DF62D7"/>
    <w:rsid w:val="00E06C48"/>
    <w:rsid w:val="00E1628B"/>
    <w:rsid w:val="00E26A37"/>
    <w:rsid w:val="00E375C6"/>
    <w:rsid w:val="00E43351"/>
    <w:rsid w:val="00E54306"/>
    <w:rsid w:val="00E607B8"/>
    <w:rsid w:val="00E650A7"/>
    <w:rsid w:val="00E7272D"/>
    <w:rsid w:val="00E72DAF"/>
    <w:rsid w:val="00E754FF"/>
    <w:rsid w:val="00E85E0D"/>
    <w:rsid w:val="00E91B44"/>
    <w:rsid w:val="00EA586F"/>
    <w:rsid w:val="00EB1DBE"/>
    <w:rsid w:val="00EC6654"/>
    <w:rsid w:val="00ED11CC"/>
    <w:rsid w:val="00EE4809"/>
    <w:rsid w:val="00EE52E5"/>
    <w:rsid w:val="00EF53CD"/>
    <w:rsid w:val="00EF6ECB"/>
    <w:rsid w:val="00F01D7A"/>
    <w:rsid w:val="00F02230"/>
    <w:rsid w:val="00F03501"/>
    <w:rsid w:val="00F04EFE"/>
    <w:rsid w:val="00F128CF"/>
    <w:rsid w:val="00F14288"/>
    <w:rsid w:val="00F26910"/>
    <w:rsid w:val="00F27573"/>
    <w:rsid w:val="00F31EA3"/>
    <w:rsid w:val="00F33BEC"/>
    <w:rsid w:val="00F402CE"/>
    <w:rsid w:val="00F43DBC"/>
    <w:rsid w:val="00F5010C"/>
    <w:rsid w:val="00F524FE"/>
    <w:rsid w:val="00F569EA"/>
    <w:rsid w:val="00F63B9F"/>
    <w:rsid w:val="00F64588"/>
    <w:rsid w:val="00F70BBE"/>
    <w:rsid w:val="00F73333"/>
    <w:rsid w:val="00F73EE2"/>
    <w:rsid w:val="00F837E1"/>
    <w:rsid w:val="00F87838"/>
    <w:rsid w:val="00F90C21"/>
    <w:rsid w:val="00F9698F"/>
    <w:rsid w:val="00FA18DA"/>
    <w:rsid w:val="00FA192B"/>
    <w:rsid w:val="00FA3193"/>
    <w:rsid w:val="00FA4180"/>
    <w:rsid w:val="00FA451F"/>
    <w:rsid w:val="00FA604A"/>
    <w:rsid w:val="00FB3CC1"/>
    <w:rsid w:val="00FB54DF"/>
    <w:rsid w:val="00FC6F83"/>
    <w:rsid w:val="00FC71A6"/>
    <w:rsid w:val="00FC7C54"/>
    <w:rsid w:val="00FD204F"/>
    <w:rsid w:val="00FD627A"/>
    <w:rsid w:val="00FF196E"/>
    <w:rsid w:val="05A28914"/>
    <w:rsid w:val="0A77C7BE"/>
    <w:rsid w:val="0B935CFD"/>
    <w:rsid w:val="0C40C134"/>
    <w:rsid w:val="11C8EA7D"/>
    <w:rsid w:val="1574816B"/>
    <w:rsid w:val="1ABD0BE9"/>
    <w:rsid w:val="1B02B8C7"/>
    <w:rsid w:val="1E6D0741"/>
    <w:rsid w:val="2009A45C"/>
    <w:rsid w:val="200D47DB"/>
    <w:rsid w:val="26F01B69"/>
    <w:rsid w:val="2C0143A1"/>
    <w:rsid w:val="310F8C63"/>
    <w:rsid w:val="322385A4"/>
    <w:rsid w:val="367D0F3C"/>
    <w:rsid w:val="38AE48FE"/>
    <w:rsid w:val="39CF9C62"/>
    <w:rsid w:val="3ADCF06E"/>
    <w:rsid w:val="3B12E81F"/>
    <w:rsid w:val="3CD5843A"/>
    <w:rsid w:val="3D0A54D2"/>
    <w:rsid w:val="4029EF5A"/>
    <w:rsid w:val="43A293C3"/>
    <w:rsid w:val="4AB5731C"/>
    <w:rsid w:val="520E8D13"/>
    <w:rsid w:val="525A39BB"/>
    <w:rsid w:val="5366C2E9"/>
    <w:rsid w:val="5805FA99"/>
    <w:rsid w:val="6031C6EF"/>
    <w:rsid w:val="611F480B"/>
    <w:rsid w:val="63B026A3"/>
    <w:rsid w:val="67E67158"/>
    <w:rsid w:val="6B9424C3"/>
    <w:rsid w:val="6ED281A1"/>
    <w:rsid w:val="72874134"/>
    <w:rsid w:val="73094EF1"/>
    <w:rsid w:val="78ED0C78"/>
    <w:rsid w:val="7B8164E7"/>
    <w:rsid w:val="7DD38511"/>
    <w:rsid w:val="7DE1F0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3837B9"/>
  <w15:chartTrackingRefBased/>
  <w15:docId w15:val="{9DE7D76F-F9E4-F74A-B274-6408364D6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3D"/>
  </w:style>
  <w:style w:type="paragraph" w:styleId="Heading1">
    <w:name w:val="heading 1"/>
    <w:basedOn w:val="Normal"/>
    <w:next w:val="Normal"/>
    <w:link w:val="Heading1Char"/>
    <w:uiPriority w:val="9"/>
    <w:qFormat/>
    <w:rsid w:val="00653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3D"/>
    <w:rPr>
      <w:rFonts w:eastAsiaTheme="majorEastAsia" w:cstheme="majorBidi"/>
      <w:color w:val="272727" w:themeColor="text1" w:themeTint="D8"/>
    </w:rPr>
  </w:style>
  <w:style w:type="paragraph" w:styleId="Title">
    <w:name w:val="Title"/>
    <w:basedOn w:val="Normal"/>
    <w:next w:val="Normal"/>
    <w:link w:val="TitleChar"/>
    <w:uiPriority w:val="10"/>
    <w:qFormat/>
    <w:rsid w:val="0065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3D"/>
    <w:pPr>
      <w:spacing w:before="160"/>
      <w:jc w:val="center"/>
    </w:pPr>
    <w:rPr>
      <w:i/>
      <w:iCs/>
      <w:color w:val="404040" w:themeColor="text1" w:themeTint="BF"/>
    </w:rPr>
  </w:style>
  <w:style w:type="character" w:customStyle="1" w:styleId="QuoteChar">
    <w:name w:val="Quote Char"/>
    <w:basedOn w:val="DefaultParagraphFont"/>
    <w:link w:val="Quote"/>
    <w:uiPriority w:val="29"/>
    <w:rsid w:val="0065353D"/>
    <w:rPr>
      <w:i/>
      <w:iCs/>
      <w:color w:val="404040" w:themeColor="text1" w:themeTint="BF"/>
    </w:rPr>
  </w:style>
  <w:style w:type="paragraph" w:styleId="ListParagraph">
    <w:name w:val="List Paragraph"/>
    <w:basedOn w:val="Normal"/>
    <w:uiPriority w:val="34"/>
    <w:qFormat/>
    <w:rsid w:val="0065353D"/>
    <w:pPr>
      <w:ind w:left="720"/>
      <w:contextualSpacing/>
    </w:pPr>
  </w:style>
  <w:style w:type="character" w:styleId="IntenseEmphasis">
    <w:name w:val="Intense Emphasis"/>
    <w:basedOn w:val="DefaultParagraphFont"/>
    <w:uiPriority w:val="21"/>
    <w:qFormat/>
    <w:rsid w:val="0065353D"/>
    <w:rPr>
      <w:i/>
      <w:iCs/>
      <w:color w:val="0F4761" w:themeColor="accent1" w:themeShade="BF"/>
    </w:rPr>
  </w:style>
  <w:style w:type="paragraph" w:styleId="IntenseQuote">
    <w:name w:val="Intense Quote"/>
    <w:basedOn w:val="Normal"/>
    <w:next w:val="Normal"/>
    <w:link w:val="IntenseQuoteChar"/>
    <w:uiPriority w:val="30"/>
    <w:qFormat/>
    <w:rsid w:val="00653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3D"/>
    <w:rPr>
      <w:i/>
      <w:iCs/>
      <w:color w:val="0F4761" w:themeColor="accent1" w:themeShade="BF"/>
    </w:rPr>
  </w:style>
  <w:style w:type="character" w:styleId="IntenseReference">
    <w:name w:val="Intense Reference"/>
    <w:basedOn w:val="DefaultParagraphFont"/>
    <w:uiPriority w:val="32"/>
    <w:qFormat/>
    <w:rsid w:val="0065353D"/>
    <w:rPr>
      <w:b/>
      <w:bCs/>
      <w:smallCaps/>
      <w:color w:val="0F4761" w:themeColor="accent1" w:themeShade="BF"/>
      <w:spacing w:val="5"/>
    </w:rPr>
  </w:style>
  <w:style w:type="table" w:styleId="ListTable3-Accent5">
    <w:name w:val="List Table 3 Accent 5"/>
    <w:basedOn w:val="TableNormal"/>
    <w:uiPriority w:val="48"/>
    <w:rsid w:val="0065353D"/>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paragraph" w:styleId="CommentText">
    <w:name w:val="annotation text"/>
    <w:basedOn w:val="Normal"/>
    <w:link w:val="CommentTextChar"/>
    <w:uiPriority w:val="99"/>
    <w:unhideWhenUsed/>
    <w:rsid w:val="0065353D"/>
    <w:pPr>
      <w:spacing w:line="240" w:lineRule="auto"/>
    </w:pPr>
    <w:rPr>
      <w:sz w:val="20"/>
      <w:szCs w:val="20"/>
    </w:rPr>
  </w:style>
  <w:style w:type="character" w:customStyle="1" w:styleId="CommentTextChar">
    <w:name w:val="Comment Text Char"/>
    <w:basedOn w:val="DefaultParagraphFont"/>
    <w:link w:val="CommentText"/>
    <w:uiPriority w:val="99"/>
    <w:rsid w:val="0065353D"/>
    <w:rPr>
      <w:sz w:val="20"/>
      <w:szCs w:val="20"/>
    </w:rPr>
  </w:style>
  <w:style w:type="character" w:styleId="CommentReference">
    <w:name w:val="annotation reference"/>
    <w:basedOn w:val="DefaultParagraphFont"/>
    <w:uiPriority w:val="99"/>
    <w:semiHidden/>
    <w:unhideWhenUsed/>
    <w:rsid w:val="0065353D"/>
    <w:rPr>
      <w:sz w:val="16"/>
      <w:szCs w:val="16"/>
    </w:rPr>
  </w:style>
  <w:style w:type="character" w:styleId="Mention">
    <w:name w:val="Mention"/>
    <w:basedOn w:val="DefaultParagraphFont"/>
    <w:uiPriority w:val="99"/>
    <w:unhideWhenUsed/>
    <w:rsid w:val="0065353D"/>
    <w:rPr>
      <w:color w:val="2B579A"/>
      <w:shd w:val="clear" w:color="auto" w:fill="E1DFDD"/>
    </w:rPr>
  </w:style>
  <w:style w:type="paragraph" w:styleId="Header">
    <w:name w:val="header"/>
    <w:basedOn w:val="Normal"/>
    <w:link w:val="HeaderChar"/>
    <w:uiPriority w:val="99"/>
    <w:unhideWhenUsed/>
    <w:rsid w:val="009469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9AE"/>
  </w:style>
  <w:style w:type="paragraph" w:styleId="Footer">
    <w:name w:val="footer"/>
    <w:basedOn w:val="Normal"/>
    <w:link w:val="FooterChar"/>
    <w:uiPriority w:val="99"/>
    <w:unhideWhenUsed/>
    <w:rsid w:val="00946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9AE"/>
  </w:style>
  <w:style w:type="table" w:styleId="TableGrid">
    <w:name w:val="Table Grid"/>
    <w:basedOn w:val="TableNormal"/>
    <w:uiPriority w:val="59"/>
    <w:rsid w:val="00F63B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3-Accent4">
    <w:name w:val="List Table 3 Accent 4"/>
    <w:basedOn w:val="TableNormal"/>
    <w:uiPriority w:val="48"/>
    <w:rsid w:val="00D379F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Hyperlink">
    <w:name w:val="Hyperlink"/>
    <w:basedOn w:val="DefaultParagraphFont"/>
    <w:uiPriority w:val="99"/>
    <w:unhideWhenUsed/>
    <w:rsid w:val="00D8713C"/>
    <w:rPr>
      <w:color w:val="467886" w:themeColor="hyperlink"/>
      <w:u w:val="single"/>
    </w:rPr>
  </w:style>
  <w:style w:type="character" w:styleId="UnresolvedMention">
    <w:name w:val="Unresolved Mention"/>
    <w:basedOn w:val="DefaultParagraphFont"/>
    <w:uiPriority w:val="99"/>
    <w:semiHidden/>
    <w:unhideWhenUsed/>
    <w:rsid w:val="00D8713C"/>
    <w:rPr>
      <w:color w:val="605E5C"/>
      <w:shd w:val="clear" w:color="auto" w:fill="E1DFDD"/>
    </w:rPr>
  </w:style>
  <w:style w:type="paragraph" w:styleId="Revision">
    <w:name w:val="Revision"/>
    <w:hidden/>
    <w:uiPriority w:val="99"/>
    <w:semiHidden/>
    <w:rsid w:val="00A52D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ollama.com"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4bf37b-71bc-4953-a565-4286cf88161f">
      <Terms xmlns="http://schemas.microsoft.com/office/infopath/2007/PartnerControls"/>
    </lcf76f155ced4ddcb4097134ff3c332f>
    <TaxCatchAll xmlns="0bc69568-db53-45c9-92cd-769bdb224d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4FABC7FE44A4DA3A21C72729FD1E5" ma:contentTypeVersion="12" ma:contentTypeDescription="Create a new document." ma:contentTypeScope="" ma:versionID="fe1a5787ec14182c81a8cd0717feb33f">
  <xsd:schema xmlns:xsd="http://www.w3.org/2001/XMLSchema" xmlns:xs="http://www.w3.org/2001/XMLSchema" xmlns:p="http://schemas.microsoft.com/office/2006/metadata/properties" xmlns:ns2="5d4bf37b-71bc-4953-a565-4286cf88161f" xmlns:ns3="0bc69568-db53-45c9-92cd-769bdb224d85" targetNamespace="http://schemas.microsoft.com/office/2006/metadata/properties" ma:root="true" ma:fieldsID="e048319ea42a7256b47d125c625d1865" ns2:_="" ns3:_="">
    <xsd:import namespace="5d4bf37b-71bc-4953-a565-4286cf88161f"/>
    <xsd:import namespace="0bc69568-db53-45c9-92cd-769bdb224d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4bf37b-71bc-4953-a565-4286cf881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1ff4019-fa99-4329-98e7-f3e88d10e8ea"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c69568-db53-45c9-92cd-769bdb224d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f860a7f-52bc-4a9a-8287-ef55802d7d7a}" ma:internalName="TaxCatchAll" ma:showField="CatchAllData" ma:web="0bc69568-db53-45c9-92cd-769bdb224d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FB5FD0-9316-4E47-9B1D-653CDA1AF192}">
  <ds:schemaRefs>
    <ds:schemaRef ds:uri="http://schemas.microsoft.com/office/2006/metadata/properties"/>
    <ds:schemaRef ds:uri="http://schemas.microsoft.com/office/infopath/2007/PartnerControls"/>
    <ds:schemaRef ds:uri="5d4bf37b-71bc-4953-a565-4286cf88161f"/>
    <ds:schemaRef ds:uri="0bc69568-db53-45c9-92cd-769bdb224d85"/>
  </ds:schemaRefs>
</ds:datastoreItem>
</file>

<file path=customXml/itemProps2.xml><?xml version="1.0" encoding="utf-8"?>
<ds:datastoreItem xmlns:ds="http://schemas.openxmlformats.org/officeDocument/2006/customXml" ds:itemID="{82303DC8-BE06-4541-A67E-4325E39CE6FB}">
  <ds:schemaRefs>
    <ds:schemaRef ds:uri="http://schemas.microsoft.com/sharepoint/v3/contenttype/forms"/>
  </ds:schemaRefs>
</ds:datastoreItem>
</file>

<file path=customXml/itemProps3.xml><?xml version="1.0" encoding="utf-8"?>
<ds:datastoreItem xmlns:ds="http://schemas.openxmlformats.org/officeDocument/2006/customXml" ds:itemID="{9E713B57-CCA7-4903-A20D-DE8D92EFD0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4bf37b-71bc-4953-a565-4286cf88161f"/>
    <ds:schemaRef ds:uri="0bc69568-db53-45c9-92cd-769bdb224d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1126</Words>
  <Characters>5968</Characters>
  <Application>Microsoft Office Word</Application>
  <DocSecurity>0</DocSecurity>
  <Lines>132</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Freda Lim</dc:creator>
  <cp:keywords/>
  <dc:description/>
  <cp:lastModifiedBy>Liu Jun (IHPC)</cp:lastModifiedBy>
  <cp:revision>2</cp:revision>
  <cp:lastPrinted>2025-12-23T14:28:00Z</cp:lastPrinted>
  <dcterms:created xsi:type="dcterms:W3CDTF">2026-05-16T15:11:00Z</dcterms:created>
  <dcterms:modified xsi:type="dcterms:W3CDTF">2026-05-16T15:11:00Z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0x01010064B4FABC7FE44A4DA3A21C72729FD1E5</vt:lpwstr>
  </property>
  <property fmtid="{D5CDD505-2E9C-101B-9397-08002B2CF9AE}" pid="3" name="MediaServiceImageTags">
    <vt:lpwstr/>
  </property>
  <property fmtid="{D5CDD505-2E9C-101B-9397-08002B2CF9AE}" pid="4" name="docLang">
    <vt:lpwstr>en</vt:lpwstr>
  </property>
</Properties>
</file>